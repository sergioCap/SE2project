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8F2129" w:rsidRDefault="0003330E" w:rsidP="00395C69">
      <w:pPr>
        <w:spacing w:after="0" w:line="259" w:lineRule="auto"/>
        <w:ind w:left="0" w:right="0" w:firstLine="0"/>
        <w:jc w:val="center"/>
        <w:rPr>
          <w:color w:val="44546A" w:themeColor="text2"/>
          <w:lang w:val="en-GB"/>
        </w:rPr>
      </w:pPr>
      <w:r w:rsidRPr="008F2129">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8F2129" w:rsidRDefault="004A6BED" w:rsidP="00395C69">
      <w:pPr>
        <w:spacing w:after="0" w:line="346" w:lineRule="auto"/>
        <w:ind w:left="0" w:right="0" w:firstLine="0"/>
        <w:rPr>
          <w:color w:val="000000" w:themeColor="text1"/>
          <w:lang w:val="en-GB"/>
        </w:rPr>
      </w:pPr>
      <w:r w:rsidRPr="008F2129">
        <w:rPr>
          <w:color w:val="44546A" w:themeColor="text2"/>
          <w:lang w:val="en-GB"/>
        </w:rPr>
        <w:t xml:space="preserve">  </w:t>
      </w:r>
    </w:p>
    <w:p w:rsidR="004A6BED" w:rsidRPr="008F2129" w:rsidRDefault="004A6BED" w:rsidP="00395C69">
      <w:pPr>
        <w:spacing w:after="0" w:line="259" w:lineRule="auto"/>
        <w:ind w:left="0" w:right="0" w:firstLine="0"/>
        <w:jc w:val="center"/>
        <w:rPr>
          <w:b/>
          <w:color w:val="000000" w:themeColor="text1"/>
          <w:sz w:val="28"/>
          <w:lang w:val="en-GB"/>
        </w:rPr>
      </w:pPr>
      <w:r w:rsidRPr="008F2129">
        <w:rPr>
          <w:b/>
          <w:color w:val="000000" w:themeColor="text1"/>
          <w:sz w:val="28"/>
          <w:lang w:val="en-GB"/>
        </w:rPr>
        <w:t>Software Engineering 2: “</w:t>
      </w:r>
      <w:proofErr w:type="spellStart"/>
      <w:r w:rsidRPr="008F2129">
        <w:rPr>
          <w:b/>
          <w:color w:val="000000" w:themeColor="text1"/>
          <w:sz w:val="28"/>
          <w:lang w:val="en-GB"/>
        </w:rPr>
        <w:t>PowerEnJoy</w:t>
      </w:r>
      <w:proofErr w:type="spellEnd"/>
      <w:r w:rsidRPr="008F2129">
        <w:rPr>
          <w:b/>
          <w:color w:val="000000" w:themeColor="text1"/>
          <w:sz w:val="28"/>
          <w:lang w:val="en-GB"/>
        </w:rPr>
        <w:t>”</w:t>
      </w:r>
    </w:p>
    <w:p w:rsidR="004A6BED" w:rsidRPr="008F2129" w:rsidRDefault="004A6BED" w:rsidP="00395C69">
      <w:pPr>
        <w:spacing w:after="0"/>
        <w:ind w:left="0" w:right="0" w:firstLine="0"/>
        <w:jc w:val="center"/>
        <w:rPr>
          <w:b/>
          <w:color w:val="000000" w:themeColor="text1"/>
          <w:sz w:val="28"/>
          <w:lang w:val="en-GB"/>
        </w:rPr>
      </w:pPr>
      <w:r w:rsidRPr="008F2129">
        <w:rPr>
          <w:b/>
          <w:color w:val="000000" w:themeColor="text1"/>
          <w:sz w:val="28"/>
          <w:lang w:val="en-GB"/>
        </w:rPr>
        <w:t>Requirements Analysis and Specifications Document</w:t>
      </w:r>
      <w:r w:rsidR="00395C69" w:rsidRPr="008F2129">
        <w:rPr>
          <w:b/>
          <w:color w:val="000000" w:themeColor="text1"/>
          <w:sz w:val="28"/>
          <w:lang w:val="en-GB"/>
        </w:rPr>
        <w:t xml:space="preserve"> (V. 1.1)</w:t>
      </w:r>
    </w:p>
    <w:p w:rsidR="004A6BED" w:rsidRPr="008F2129" w:rsidRDefault="004A6BED" w:rsidP="00395C69">
      <w:pPr>
        <w:spacing w:after="0" w:line="259" w:lineRule="auto"/>
        <w:ind w:left="0" w:right="0" w:firstLine="0"/>
        <w:jc w:val="center"/>
        <w:rPr>
          <w:color w:val="000000" w:themeColor="text1"/>
          <w:sz w:val="28"/>
          <w:lang w:val="en-GB"/>
        </w:rPr>
      </w:pPr>
    </w:p>
    <w:p w:rsidR="004A6BED" w:rsidRPr="008F2129" w:rsidRDefault="004A6BED" w:rsidP="00395C69">
      <w:pPr>
        <w:spacing w:after="0" w:line="259" w:lineRule="auto"/>
        <w:ind w:left="0" w:right="0" w:firstLine="0"/>
        <w:jc w:val="center"/>
        <w:rPr>
          <w:color w:val="000000" w:themeColor="text1"/>
          <w:sz w:val="28"/>
          <w:lang w:val="en-GB"/>
        </w:rPr>
      </w:pPr>
    </w:p>
    <w:p w:rsidR="004A6BED" w:rsidRPr="0033247F" w:rsidRDefault="004A6BED" w:rsidP="00395C69">
      <w:pPr>
        <w:spacing w:after="0" w:line="259" w:lineRule="auto"/>
        <w:ind w:left="0" w:right="0" w:firstLine="0"/>
        <w:jc w:val="center"/>
        <w:rPr>
          <w:color w:val="000000" w:themeColor="text1"/>
          <w:sz w:val="28"/>
        </w:rPr>
      </w:pPr>
      <w:r w:rsidRPr="0033247F">
        <w:rPr>
          <w:color w:val="000000" w:themeColor="text1"/>
          <w:sz w:val="28"/>
        </w:rPr>
        <w:t>Authors:</w:t>
      </w:r>
    </w:p>
    <w:p w:rsidR="004A6BED" w:rsidRPr="0033247F" w:rsidRDefault="0003330E" w:rsidP="00395C69">
      <w:pPr>
        <w:spacing w:after="0" w:line="259" w:lineRule="auto"/>
        <w:ind w:left="0" w:right="0" w:firstLine="0"/>
        <w:jc w:val="center"/>
        <w:rPr>
          <w:color w:val="000000" w:themeColor="text1"/>
          <w:sz w:val="28"/>
        </w:rPr>
      </w:pPr>
      <w:r w:rsidRPr="0033247F">
        <w:rPr>
          <w:color w:val="000000" w:themeColor="text1"/>
          <w:sz w:val="28"/>
        </w:rPr>
        <w:t>Sergio CAPRARA</w:t>
      </w:r>
    </w:p>
    <w:p w:rsidR="004A6BED" w:rsidRPr="0033247F" w:rsidRDefault="0003330E" w:rsidP="00395C69">
      <w:pPr>
        <w:spacing w:after="0" w:line="259" w:lineRule="auto"/>
        <w:ind w:left="0" w:right="0" w:firstLine="0"/>
        <w:jc w:val="center"/>
        <w:rPr>
          <w:color w:val="000000" w:themeColor="text1"/>
          <w:sz w:val="28"/>
        </w:rPr>
      </w:pPr>
      <w:r w:rsidRPr="0033247F">
        <w:rPr>
          <w:color w:val="000000" w:themeColor="text1"/>
          <w:sz w:val="28"/>
        </w:rPr>
        <w:t>Soheil GHANBARI</w:t>
      </w:r>
    </w:p>
    <w:p w:rsidR="0003330E" w:rsidRPr="0033247F" w:rsidRDefault="0003330E" w:rsidP="00395C69">
      <w:pPr>
        <w:spacing w:after="0" w:line="259" w:lineRule="auto"/>
        <w:ind w:left="0" w:right="0" w:firstLine="0"/>
        <w:jc w:val="center"/>
        <w:rPr>
          <w:color w:val="000000" w:themeColor="text1"/>
          <w:sz w:val="28"/>
        </w:rPr>
      </w:pPr>
      <w:r w:rsidRPr="0033247F">
        <w:rPr>
          <w:color w:val="000000" w:themeColor="text1"/>
          <w:sz w:val="28"/>
        </w:rPr>
        <w:t>Erica TINTI</w:t>
      </w:r>
    </w:p>
    <w:p w:rsidR="004A6BED" w:rsidRPr="0033247F" w:rsidRDefault="004A6BED" w:rsidP="00395C69">
      <w:pPr>
        <w:spacing w:after="0" w:line="259" w:lineRule="auto"/>
        <w:ind w:left="0" w:right="0" w:firstLine="0"/>
        <w:jc w:val="center"/>
        <w:rPr>
          <w:color w:val="000000" w:themeColor="text1"/>
          <w:sz w:val="28"/>
        </w:rPr>
      </w:pPr>
    </w:p>
    <w:p w:rsidR="004A6BED" w:rsidRPr="0033247F" w:rsidRDefault="004A6BED" w:rsidP="00395C69">
      <w:pPr>
        <w:spacing w:after="0" w:line="259" w:lineRule="auto"/>
        <w:ind w:left="0" w:right="0" w:firstLine="0"/>
        <w:jc w:val="center"/>
        <w:rPr>
          <w:color w:val="000000" w:themeColor="text1"/>
          <w:sz w:val="28"/>
        </w:rPr>
      </w:pPr>
    </w:p>
    <w:p w:rsidR="0003330E" w:rsidRPr="0033247F" w:rsidRDefault="0003330E" w:rsidP="00395C69">
      <w:pPr>
        <w:spacing w:after="0" w:line="259" w:lineRule="auto"/>
        <w:ind w:left="0" w:right="0" w:firstLine="0"/>
        <w:jc w:val="center"/>
        <w:rPr>
          <w:color w:val="000000" w:themeColor="text1"/>
          <w:sz w:val="28"/>
        </w:rPr>
      </w:pPr>
    </w:p>
    <w:p w:rsidR="0003330E" w:rsidRPr="0033247F" w:rsidRDefault="0003330E" w:rsidP="00395C69">
      <w:pPr>
        <w:spacing w:after="0" w:line="259" w:lineRule="auto"/>
        <w:ind w:left="0" w:right="0" w:firstLine="0"/>
        <w:jc w:val="center"/>
        <w:rPr>
          <w:color w:val="000000" w:themeColor="text1"/>
          <w:sz w:val="28"/>
        </w:rPr>
      </w:pPr>
    </w:p>
    <w:p w:rsidR="0003330E" w:rsidRPr="0033247F" w:rsidRDefault="0003330E" w:rsidP="00395C69">
      <w:pPr>
        <w:spacing w:after="0" w:line="259" w:lineRule="auto"/>
        <w:ind w:left="0" w:right="0" w:firstLine="0"/>
        <w:jc w:val="center"/>
        <w:rPr>
          <w:color w:val="000000" w:themeColor="text1"/>
          <w:sz w:val="28"/>
        </w:rPr>
      </w:pPr>
    </w:p>
    <w:p w:rsidR="0003330E" w:rsidRPr="0033247F" w:rsidRDefault="0003330E" w:rsidP="00395C69">
      <w:pPr>
        <w:spacing w:after="0" w:line="259" w:lineRule="auto"/>
        <w:ind w:left="0" w:right="0" w:firstLine="0"/>
        <w:jc w:val="center"/>
        <w:rPr>
          <w:color w:val="000000" w:themeColor="text1"/>
          <w:sz w:val="28"/>
        </w:rPr>
      </w:pPr>
    </w:p>
    <w:p w:rsidR="0003330E" w:rsidRPr="008F2129" w:rsidRDefault="0003330E" w:rsidP="00395C69">
      <w:pPr>
        <w:spacing w:after="0" w:line="259" w:lineRule="auto"/>
        <w:ind w:left="0" w:right="0" w:firstLine="0"/>
        <w:jc w:val="center"/>
        <w:rPr>
          <w:color w:val="000000" w:themeColor="text1"/>
          <w:sz w:val="28"/>
          <w:lang w:val="en-GB"/>
        </w:rPr>
      </w:pPr>
      <w:r w:rsidRPr="008F2129">
        <w:rPr>
          <w:color w:val="000000" w:themeColor="text1"/>
          <w:sz w:val="28"/>
          <w:lang w:val="en-GB"/>
        </w:rPr>
        <w:t>Milan, Italy</w:t>
      </w:r>
    </w:p>
    <w:p w:rsidR="004A6BED" w:rsidRPr="008F2129" w:rsidRDefault="00395C69" w:rsidP="00395C69">
      <w:pPr>
        <w:tabs>
          <w:tab w:val="left" w:pos="2355"/>
          <w:tab w:val="center" w:pos="3566"/>
        </w:tabs>
        <w:spacing w:after="0" w:line="259" w:lineRule="auto"/>
        <w:ind w:left="0" w:right="0" w:firstLine="0"/>
        <w:jc w:val="left"/>
        <w:rPr>
          <w:color w:val="000000" w:themeColor="text1"/>
          <w:sz w:val="28"/>
          <w:lang w:val="en-GB"/>
        </w:rPr>
      </w:pPr>
      <w:r w:rsidRPr="008F2129">
        <w:rPr>
          <w:color w:val="000000" w:themeColor="text1"/>
          <w:sz w:val="28"/>
          <w:lang w:val="en-GB"/>
        </w:rPr>
        <w:tab/>
      </w:r>
      <w:r w:rsidRPr="008F2129">
        <w:rPr>
          <w:color w:val="000000" w:themeColor="text1"/>
          <w:sz w:val="28"/>
          <w:lang w:val="en-GB"/>
        </w:rPr>
        <w:tab/>
        <w:t>07/02/2017</w:t>
      </w:r>
    </w:p>
    <w:sdt>
      <w:sdtPr>
        <w:rPr>
          <w:rFonts w:ascii="Calibri" w:eastAsia="Calibri" w:hAnsi="Calibri" w:cs="Calibri"/>
          <w:color w:val="000000"/>
          <w:sz w:val="20"/>
          <w:szCs w:val="22"/>
          <w:lang w:val="en-GB"/>
        </w:rPr>
        <w:id w:val="1158192177"/>
        <w:docPartObj>
          <w:docPartGallery w:val="Table of Contents"/>
          <w:docPartUnique/>
        </w:docPartObj>
      </w:sdtPr>
      <w:sdtEndPr>
        <w:rPr>
          <w:b/>
          <w:bCs/>
        </w:rPr>
      </w:sdtEndPr>
      <w:sdtContent>
        <w:p w:rsidR="009B688B" w:rsidRPr="008F2129" w:rsidRDefault="009B688B" w:rsidP="00395C69">
          <w:pPr>
            <w:pStyle w:val="TOCHeading"/>
            <w:tabs>
              <w:tab w:val="left" w:pos="7230"/>
            </w:tabs>
            <w:rPr>
              <w:b/>
              <w:color w:val="000000" w:themeColor="text1"/>
              <w:lang w:val="en-GB"/>
            </w:rPr>
          </w:pPr>
          <w:r w:rsidRPr="008F2129">
            <w:rPr>
              <w:b/>
              <w:color w:val="000000" w:themeColor="text1"/>
              <w:lang w:val="en-GB"/>
            </w:rPr>
            <w:t>Table of contents</w:t>
          </w:r>
        </w:p>
        <w:p w:rsidR="005D798A" w:rsidRDefault="009B688B">
          <w:pPr>
            <w:pStyle w:val="TOC1"/>
            <w:rPr>
              <w:rFonts w:asciiTheme="minorHAnsi" w:eastAsiaTheme="minorEastAsia" w:hAnsiTheme="minorHAnsi" w:cstheme="minorBidi"/>
              <w:noProof/>
              <w:color w:val="auto"/>
              <w:sz w:val="22"/>
            </w:rPr>
          </w:pPr>
          <w:r w:rsidRPr="008F2129">
            <w:rPr>
              <w:lang w:val="en-GB"/>
            </w:rPr>
            <w:fldChar w:fldCharType="begin"/>
          </w:r>
          <w:r w:rsidRPr="008F2129">
            <w:rPr>
              <w:lang w:val="en-GB"/>
            </w:rPr>
            <w:instrText xml:space="preserve"> TOC \o "1-3" \h \z \u </w:instrText>
          </w:r>
          <w:r w:rsidRPr="008F2129">
            <w:rPr>
              <w:lang w:val="en-GB"/>
            </w:rPr>
            <w:fldChar w:fldCharType="separate"/>
          </w:r>
          <w:hyperlink w:anchor="_Toc474229473" w:history="1">
            <w:r w:rsidR="005D798A" w:rsidRPr="00DE1AD5">
              <w:rPr>
                <w:rStyle w:val="Hyperlink"/>
                <w:noProof/>
                <w:lang w:val="en-GB"/>
              </w:rPr>
              <w:t>1.</w:t>
            </w:r>
            <w:r w:rsidR="005D798A">
              <w:rPr>
                <w:rFonts w:asciiTheme="minorHAnsi" w:eastAsiaTheme="minorEastAsia" w:hAnsiTheme="minorHAnsi" w:cstheme="minorBidi"/>
                <w:noProof/>
                <w:color w:val="auto"/>
                <w:sz w:val="22"/>
              </w:rPr>
              <w:tab/>
            </w:r>
            <w:r w:rsidR="005D798A" w:rsidRPr="00DE1AD5">
              <w:rPr>
                <w:rStyle w:val="Hyperlink"/>
                <w:noProof/>
                <w:lang w:val="en-GB"/>
              </w:rPr>
              <w:t>Introduction</w:t>
            </w:r>
            <w:r w:rsidR="005D798A">
              <w:rPr>
                <w:noProof/>
                <w:webHidden/>
              </w:rPr>
              <w:tab/>
            </w:r>
            <w:r w:rsidR="005D798A">
              <w:rPr>
                <w:noProof/>
                <w:webHidden/>
              </w:rPr>
              <w:fldChar w:fldCharType="begin"/>
            </w:r>
            <w:r w:rsidR="005D798A">
              <w:rPr>
                <w:noProof/>
                <w:webHidden/>
              </w:rPr>
              <w:instrText xml:space="preserve"> PAGEREF _Toc474229473 \h </w:instrText>
            </w:r>
            <w:r w:rsidR="005D798A">
              <w:rPr>
                <w:noProof/>
                <w:webHidden/>
              </w:rPr>
            </w:r>
            <w:r w:rsidR="005D798A">
              <w:rPr>
                <w:noProof/>
                <w:webHidden/>
              </w:rPr>
              <w:fldChar w:fldCharType="separate"/>
            </w:r>
            <w:r w:rsidR="005D798A">
              <w:rPr>
                <w:noProof/>
                <w:webHidden/>
              </w:rPr>
              <w:t>4</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74" w:history="1">
            <w:r w:rsidR="005D798A" w:rsidRPr="00DE1AD5">
              <w:rPr>
                <w:rStyle w:val="Hyperlink"/>
                <w:noProof/>
                <w:lang w:val="en-GB"/>
              </w:rPr>
              <w:t>1.1</w:t>
            </w:r>
            <w:r w:rsidR="005D798A">
              <w:rPr>
                <w:rFonts w:asciiTheme="minorHAnsi" w:eastAsiaTheme="minorEastAsia" w:hAnsiTheme="minorHAnsi" w:cstheme="minorBidi"/>
                <w:noProof/>
                <w:color w:val="auto"/>
                <w:sz w:val="22"/>
              </w:rPr>
              <w:tab/>
            </w:r>
            <w:r w:rsidR="005D798A" w:rsidRPr="00DE1AD5">
              <w:rPr>
                <w:rStyle w:val="Hyperlink"/>
                <w:noProof/>
                <w:lang w:val="en-GB"/>
              </w:rPr>
              <w:t>Revision History</w:t>
            </w:r>
            <w:r w:rsidR="005D798A">
              <w:rPr>
                <w:noProof/>
                <w:webHidden/>
              </w:rPr>
              <w:tab/>
            </w:r>
            <w:r w:rsidR="005D798A">
              <w:rPr>
                <w:noProof/>
                <w:webHidden/>
              </w:rPr>
              <w:fldChar w:fldCharType="begin"/>
            </w:r>
            <w:r w:rsidR="005D798A">
              <w:rPr>
                <w:noProof/>
                <w:webHidden/>
              </w:rPr>
              <w:instrText xml:space="preserve"> PAGEREF _Toc474229474 \h </w:instrText>
            </w:r>
            <w:r w:rsidR="005D798A">
              <w:rPr>
                <w:noProof/>
                <w:webHidden/>
              </w:rPr>
            </w:r>
            <w:r w:rsidR="005D798A">
              <w:rPr>
                <w:noProof/>
                <w:webHidden/>
              </w:rPr>
              <w:fldChar w:fldCharType="separate"/>
            </w:r>
            <w:r w:rsidR="005D798A">
              <w:rPr>
                <w:noProof/>
                <w:webHidden/>
              </w:rPr>
              <w:t>4</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75" w:history="1">
            <w:r w:rsidR="005D798A" w:rsidRPr="00DE1AD5">
              <w:rPr>
                <w:rStyle w:val="Hyperlink"/>
                <w:noProof/>
                <w:lang w:val="en-GB"/>
              </w:rPr>
              <w:t>1.2</w:t>
            </w:r>
            <w:r w:rsidR="005D798A">
              <w:rPr>
                <w:rFonts w:asciiTheme="minorHAnsi" w:eastAsiaTheme="minorEastAsia" w:hAnsiTheme="minorHAnsi" w:cstheme="minorBidi"/>
                <w:noProof/>
                <w:color w:val="auto"/>
                <w:sz w:val="22"/>
              </w:rPr>
              <w:tab/>
            </w:r>
            <w:r w:rsidR="005D798A" w:rsidRPr="00DE1AD5">
              <w:rPr>
                <w:rStyle w:val="Hyperlink"/>
                <w:noProof/>
                <w:lang w:val="en-GB"/>
              </w:rPr>
              <w:t>Purpose</w:t>
            </w:r>
            <w:r w:rsidR="005D798A">
              <w:rPr>
                <w:noProof/>
                <w:webHidden/>
              </w:rPr>
              <w:tab/>
            </w:r>
            <w:r w:rsidR="005D798A">
              <w:rPr>
                <w:noProof/>
                <w:webHidden/>
              </w:rPr>
              <w:fldChar w:fldCharType="begin"/>
            </w:r>
            <w:r w:rsidR="005D798A">
              <w:rPr>
                <w:noProof/>
                <w:webHidden/>
              </w:rPr>
              <w:instrText xml:space="preserve"> PAGEREF _Toc474229475 \h </w:instrText>
            </w:r>
            <w:r w:rsidR="005D798A">
              <w:rPr>
                <w:noProof/>
                <w:webHidden/>
              </w:rPr>
            </w:r>
            <w:r w:rsidR="005D798A">
              <w:rPr>
                <w:noProof/>
                <w:webHidden/>
              </w:rPr>
              <w:fldChar w:fldCharType="separate"/>
            </w:r>
            <w:r w:rsidR="005D798A">
              <w:rPr>
                <w:noProof/>
                <w:webHidden/>
              </w:rPr>
              <w:t>4</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76" w:history="1">
            <w:r w:rsidR="005D798A" w:rsidRPr="00DE1AD5">
              <w:rPr>
                <w:rStyle w:val="Hyperlink"/>
                <w:noProof/>
                <w:lang w:val="en-GB"/>
              </w:rPr>
              <w:t>1.3</w:t>
            </w:r>
            <w:r w:rsidR="005D798A">
              <w:rPr>
                <w:rFonts w:asciiTheme="minorHAnsi" w:eastAsiaTheme="minorEastAsia" w:hAnsiTheme="minorHAnsi" w:cstheme="minorBidi"/>
                <w:noProof/>
                <w:color w:val="auto"/>
                <w:sz w:val="22"/>
              </w:rPr>
              <w:tab/>
            </w:r>
            <w:r w:rsidR="005D798A" w:rsidRPr="00DE1AD5">
              <w:rPr>
                <w:rStyle w:val="Hyperlink"/>
                <w:noProof/>
                <w:lang w:val="en-GB"/>
              </w:rPr>
              <w:t>Description of the given problem</w:t>
            </w:r>
            <w:r w:rsidR="005D798A">
              <w:rPr>
                <w:noProof/>
                <w:webHidden/>
              </w:rPr>
              <w:tab/>
            </w:r>
            <w:r w:rsidR="005D798A">
              <w:rPr>
                <w:noProof/>
                <w:webHidden/>
              </w:rPr>
              <w:fldChar w:fldCharType="begin"/>
            </w:r>
            <w:r w:rsidR="005D798A">
              <w:rPr>
                <w:noProof/>
                <w:webHidden/>
              </w:rPr>
              <w:instrText xml:space="preserve"> PAGEREF _Toc474229476 \h </w:instrText>
            </w:r>
            <w:r w:rsidR="005D798A">
              <w:rPr>
                <w:noProof/>
                <w:webHidden/>
              </w:rPr>
            </w:r>
            <w:r w:rsidR="005D798A">
              <w:rPr>
                <w:noProof/>
                <w:webHidden/>
              </w:rPr>
              <w:fldChar w:fldCharType="separate"/>
            </w:r>
            <w:r w:rsidR="005D798A">
              <w:rPr>
                <w:noProof/>
                <w:webHidden/>
              </w:rPr>
              <w:t>4</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77" w:history="1">
            <w:r w:rsidR="005D798A" w:rsidRPr="00DE1AD5">
              <w:rPr>
                <w:rStyle w:val="Hyperlink"/>
                <w:noProof/>
                <w:lang w:val="en-GB"/>
              </w:rPr>
              <w:t>1.4</w:t>
            </w:r>
            <w:r w:rsidR="005D798A">
              <w:rPr>
                <w:rFonts w:asciiTheme="minorHAnsi" w:eastAsiaTheme="minorEastAsia" w:hAnsiTheme="minorHAnsi" w:cstheme="minorBidi"/>
                <w:noProof/>
                <w:color w:val="auto"/>
                <w:sz w:val="22"/>
              </w:rPr>
              <w:tab/>
            </w:r>
            <w:r w:rsidR="005D798A" w:rsidRPr="00DE1AD5">
              <w:rPr>
                <w:rStyle w:val="Hyperlink"/>
                <w:noProof/>
                <w:lang w:val="en-GB"/>
              </w:rPr>
              <w:t>Glossary</w:t>
            </w:r>
            <w:r w:rsidR="005D798A">
              <w:rPr>
                <w:noProof/>
                <w:webHidden/>
              </w:rPr>
              <w:tab/>
            </w:r>
            <w:r w:rsidR="005D798A">
              <w:rPr>
                <w:noProof/>
                <w:webHidden/>
              </w:rPr>
              <w:fldChar w:fldCharType="begin"/>
            </w:r>
            <w:r w:rsidR="005D798A">
              <w:rPr>
                <w:noProof/>
                <w:webHidden/>
              </w:rPr>
              <w:instrText xml:space="preserve"> PAGEREF _Toc474229477 \h </w:instrText>
            </w:r>
            <w:r w:rsidR="005D798A">
              <w:rPr>
                <w:noProof/>
                <w:webHidden/>
              </w:rPr>
            </w:r>
            <w:r w:rsidR="005D798A">
              <w:rPr>
                <w:noProof/>
                <w:webHidden/>
              </w:rPr>
              <w:fldChar w:fldCharType="separate"/>
            </w:r>
            <w:r w:rsidR="005D798A">
              <w:rPr>
                <w:noProof/>
                <w:webHidden/>
              </w:rPr>
              <w:t>5</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78" w:history="1">
            <w:r w:rsidR="005D798A" w:rsidRPr="00DE1AD5">
              <w:rPr>
                <w:rStyle w:val="Hyperlink"/>
                <w:noProof/>
                <w:lang w:val="en-GB"/>
              </w:rPr>
              <w:t>1.5</w:t>
            </w:r>
            <w:r w:rsidR="005D798A">
              <w:rPr>
                <w:rFonts w:asciiTheme="minorHAnsi" w:eastAsiaTheme="minorEastAsia" w:hAnsiTheme="minorHAnsi" w:cstheme="minorBidi"/>
                <w:noProof/>
                <w:color w:val="auto"/>
                <w:sz w:val="22"/>
              </w:rPr>
              <w:tab/>
            </w:r>
            <w:r w:rsidR="005D798A" w:rsidRPr="00DE1AD5">
              <w:rPr>
                <w:rStyle w:val="Hyperlink"/>
                <w:noProof/>
                <w:lang w:val="en-GB"/>
              </w:rPr>
              <w:t>Reference Documents</w:t>
            </w:r>
            <w:r w:rsidR="005D798A">
              <w:rPr>
                <w:noProof/>
                <w:webHidden/>
              </w:rPr>
              <w:tab/>
            </w:r>
            <w:r w:rsidR="005D798A">
              <w:rPr>
                <w:noProof/>
                <w:webHidden/>
              </w:rPr>
              <w:fldChar w:fldCharType="begin"/>
            </w:r>
            <w:r w:rsidR="005D798A">
              <w:rPr>
                <w:noProof/>
                <w:webHidden/>
              </w:rPr>
              <w:instrText xml:space="preserve"> PAGEREF _Toc474229478 \h </w:instrText>
            </w:r>
            <w:r w:rsidR="005D798A">
              <w:rPr>
                <w:noProof/>
                <w:webHidden/>
              </w:rPr>
            </w:r>
            <w:r w:rsidR="005D798A">
              <w:rPr>
                <w:noProof/>
                <w:webHidden/>
              </w:rPr>
              <w:fldChar w:fldCharType="separate"/>
            </w:r>
            <w:r w:rsidR="005D798A">
              <w:rPr>
                <w:noProof/>
                <w:webHidden/>
              </w:rPr>
              <w:t>7</w:t>
            </w:r>
            <w:r w:rsidR="005D798A">
              <w:rPr>
                <w:noProof/>
                <w:webHidden/>
              </w:rPr>
              <w:fldChar w:fldCharType="end"/>
            </w:r>
          </w:hyperlink>
        </w:p>
        <w:p w:rsidR="005D798A" w:rsidRDefault="009D03F9">
          <w:pPr>
            <w:pStyle w:val="TOC1"/>
            <w:rPr>
              <w:rFonts w:asciiTheme="minorHAnsi" w:eastAsiaTheme="minorEastAsia" w:hAnsiTheme="minorHAnsi" w:cstheme="minorBidi"/>
              <w:noProof/>
              <w:color w:val="auto"/>
              <w:sz w:val="22"/>
            </w:rPr>
          </w:pPr>
          <w:hyperlink w:anchor="_Toc474229479" w:history="1">
            <w:r w:rsidR="005D798A" w:rsidRPr="00DE1AD5">
              <w:rPr>
                <w:rStyle w:val="Hyperlink"/>
                <w:rFonts w:cstheme="minorHAnsi"/>
                <w:noProof/>
                <w:lang w:val="en-GB"/>
              </w:rPr>
              <w:t>2.</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Overall Description</w:t>
            </w:r>
            <w:r w:rsidR="005D798A">
              <w:rPr>
                <w:noProof/>
                <w:webHidden/>
              </w:rPr>
              <w:tab/>
            </w:r>
            <w:r w:rsidR="005D798A">
              <w:rPr>
                <w:noProof/>
                <w:webHidden/>
              </w:rPr>
              <w:fldChar w:fldCharType="begin"/>
            </w:r>
            <w:r w:rsidR="005D798A">
              <w:rPr>
                <w:noProof/>
                <w:webHidden/>
              </w:rPr>
              <w:instrText xml:space="preserve"> PAGEREF _Toc474229479 \h </w:instrText>
            </w:r>
            <w:r w:rsidR="005D798A">
              <w:rPr>
                <w:noProof/>
                <w:webHidden/>
              </w:rPr>
            </w:r>
            <w:r w:rsidR="005D798A">
              <w:rPr>
                <w:noProof/>
                <w:webHidden/>
              </w:rPr>
              <w:fldChar w:fldCharType="separate"/>
            </w:r>
            <w:r w:rsidR="005D798A">
              <w:rPr>
                <w:noProof/>
                <w:webHidden/>
              </w:rPr>
              <w:t>8</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80" w:history="1">
            <w:r w:rsidR="005D798A" w:rsidRPr="00DE1AD5">
              <w:rPr>
                <w:rStyle w:val="Hyperlink"/>
                <w:noProof/>
                <w:lang w:val="en-GB"/>
              </w:rPr>
              <w:t>2.1</w:t>
            </w:r>
            <w:r w:rsidR="005D798A">
              <w:rPr>
                <w:rFonts w:asciiTheme="minorHAnsi" w:eastAsiaTheme="minorEastAsia" w:hAnsiTheme="minorHAnsi" w:cstheme="minorBidi"/>
                <w:noProof/>
                <w:color w:val="auto"/>
                <w:sz w:val="22"/>
              </w:rPr>
              <w:tab/>
            </w:r>
            <w:r w:rsidR="005D798A" w:rsidRPr="00DE1AD5">
              <w:rPr>
                <w:rStyle w:val="Hyperlink"/>
                <w:noProof/>
                <w:lang w:val="en-GB"/>
              </w:rPr>
              <w:t>Product Perspective</w:t>
            </w:r>
            <w:r w:rsidR="005D798A">
              <w:rPr>
                <w:noProof/>
                <w:webHidden/>
              </w:rPr>
              <w:tab/>
            </w:r>
            <w:r w:rsidR="005D798A">
              <w:rPr>
                <w:noProof/>
                <w:webHidden/>
              </w:rPr>
              <w:fldChar w:fldCharType="begin"/>
            </w:r>
            <w:r w:rsidR="005D798A">
              <w:rPr>
                <w:noProof/>
                <w:webHidden/>
              </w:rPr>
              <w:instrText xml:space="preserve"> PAGEREF _Toc474229480 \h </w:instrText>
            </w:r>
            <w:r w:rsidR="005D798A">
              <w:rPr>
                <w:noProof/>
                <w:webHidden/>
              </w:rPr>
            </w:r>
            <w:r w:rsidR="005D798A">
              <w:rPr>
                <w:noProof/>
                <w:webHidden/>
              </w:rPr>
              <w:fldChar w:fldCharType="separate"/>
            </w:r>
            <w:r w:rsidR="005D798A">
              <w:rPr>
                <w:noProof/>
                <w:webHidden/>
              </w:rPr>
              <w:t>8</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81" w:history="1">
            <w:r w:rsidR="005D798A" w:rsidRPr="00DE1AD5">
              <w:rPr>
                <w:rStyle w:val="Hyperlink"/>
                <w:noProof/>
                <w:lang w:val="en-GB"/>
              </w:rPr>
              <w:t>2.2</w:t>
            </w:r>
            <w:r w:rsidR="005D798A">
              <w:rPr>
                <w:rFonts w:asciiTheme="minorHAnsi" w:eastAsiaTheme="minorEastAsia" w:hAnsiTheme="minorHAnsi" w:cstheme="minorBidi"/>
                <w:noProof/>
                <w:color w:val="auto"/>
                <w:sz w:val="22"/>
              </w:rPr>
              <w:tab/>
            </w:r>
            <w:r w:rsidR="005D798A" w:rsidRPr="00DE1AD5">
              <w:rPr>
                <w:rStyle w:val="Hyperlink"/>
                <w:noProof/>
                <w:lang w:val="en-GB"/>
              </w:rPr>
              <w:t>Actors</w:t>
            </w:r>
            <w:r w:rsidR="005D798A">
              <w:rPr>
                <w:noProof/>
                <w:webHidden/>
              </w:rPr>
              <w:tab/>
            </w:r>
            <w:r w:rsidR="005D798A">
              <w:rPr>
                <w:noProof/>
                <w:webHidden/>
              </w:rPr>
              <w:fldChar w:fldCharType="begin"/>
            </w:r>
            <w:r w:rsidR="005D798A">
              <w:rPr>
                <w:noProof/>
                <w:webHidden/>
              </w:rPr>
              <w:instrText xml:space="preserve"> PAGEREF _Toc474229481 \h </w:instrText>
            </w:r>
            <w:r w:rsidR="005D798A">
              <w:rPr>
                <w:noProof/>
                <w:webHidden/>
              </w:rPr>
            </w:r>
            <w:r w:rsidR="005D798A">
              <w:rPr>
                <w:noProof/>
                <w:webHidden/>
              </w:rPr>
              <w:fldChar w:fldCharType="separate"/>
            </w:r>
            <w:r w:rsidR="005D798A">
              <w:rPr>
                <w:noProof/>
                <w:webHidden/>
              </w:rPr>
              <w:t>8</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82" w:history="1">
            <w:r w:rsidR="005D798A" w:rsidRPr="00DE1AD5">
              <w:rPr>
                <w:rStyle w:val="Hyperlink"/>
                <w:noProof/>
                <w:lang w:val="en-GB"/>
              </w:rPr>
              <w:t>2.3</w:t>
            </w:r>
            <w:r w:rsidR="005D798A">
              <w:rPr>
                <w:rFonts w:asciiTheme="minorHAnsi" w:eastAsiaTheme="minorEastAsia" w:hAnsiTheme="minorHAnsi" w:cstheme="minorBidi"/>
                <w:noProof/>
                <w:color w:val="auto"/>
                <w:sz w:val="22"/>
              </w:rPr>
              <w:tab/>
            </w:r>
            <w:r w:rsidR="005D798A" w:rsidRPr="00DE1AD5">
              <w:rPr>
                <w:rStyle w:val="Hyperlink"/>
                <w:noProof/>
                <w:lang w:val="en-GB"/>
              </w:rPr>
              <w:t>Goals</w:t>
            </w:r>
            <w:r w:rsidR="005D798A">
              <w:rPr>
                <w:noProof/>
                <w:webHidden/>
              </w:rPr>
              <w:tab/>
            </w:r>
            <w:r w:rsidR="005D798A">
              <w:rPr>
                <w:noProof/>
                <w:webHidden/>
              </w:rPr>
              <w:fldChar w:fldCharType="begin"/>
            </w:r>
            <w:r w:rsidR="005D798A">
              <w:rPr>
                <w:noProof/>
                <w:webHidden/>
              </w:rPr>
              <w:instrText xml:space="preserve"> PAGEREF _Toc474229482 \h </w:instrText>
            </w:r>
            <w:r w:rsidR="005D798A">
              <w:rPr>
                <w:noProof/>
                <w:webHidden/>
              </w:rPr>
            </w:r>
            <w:r w:rsidR="005D798A">
              <w:rPr>
                <w:noProof/>
                <w:webHidden/>
              </w:rPr>
              <w:fldChar w:fldCharType="separate"/>
            </w:r>
            <w:r w:rsidR="005D798A">
              <w:rPr>
                <w:noProof/>
                <w:webHidden/>
              </w:rPr>
              <w:t>8</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83" w:history="1">
            <w:r w:rsidR="005D798A" w:rsidRPr="00DE1AD5">
              <w:rPr>
                <w:rStyle w:val="Hyperlink"/>
                <w:noProof/>
                <w:lang w:val="en-GB"/>
              </w:rPr>
              <w:t>2.4</w:t>
            </w:r>
            <w:r w:rsidR="005D798A">
              <w:rPr>
                <w:rFonts w:asciiTheme="minorHAnsi" w:eastAsiaTheme="minorEastAsia" w:hAnsiTheme="minorHAnsi" w:cstheme="minorBidi"/>
                <w:noProof/>
                <w:color w:val="auto"/>
                <w:sz w:val="22"/>
              </w:rPr>
              <w:tab/>
            </w:r>
            <w:r w:rsidR="005D798A" w:rsidRPr="00DE1AD5">
              <w:rPr>
                <w:rStyle w:val="Hyperlink"/>
                <w:noProof/>
                <w:lang w:val="en-GB"/>
              </w:rPr>
              <w:t>Assumptions</w:t>
            </w:r>
            <w:r w:rsidR="005D798A">
              <w:rPr>
                <w:noProof/>
                <w:webHidden/>
              </w:rPr>
              <w:tab/>
            </w:r>
            <w:r w:rsidR="005D798A">
              <w:rPr>
                <w:noProof/>
                <w:webHidden/>
              </w:rPr>
              <w:fldChar w:fldCharType="begin"/>
            </w:r>
            <w:r w:rsidR="005D798A">
              <w:rPr>
                <w:noProof/>
                <w:webHidden/>
              </w:rPr>
              <w:instrText xml:space="preserve"> PAGEREF _Toc474229483 \h </w:instrText>
            </w:r>
            <w:r w:rsidR="005D798A">
              <w:rPr>
                <w:noProof/>
                <w:webHidden/>
              </w:rPr>
            </w:r>
            <w:r w:rsidR="005D798A">
              <w:rPr>
                <w:noProof/>
                <w:webHidden/>
              </w:rPr>
              <w:fldChar w:fldCharType="separate"/>
            </w:r>
            <w:r w:rsidR="005D798A">
              <w:rPr>
                <w:noProof/>
                <w:webHidden/>
              </w:rPr>
              <w:t>9</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84" w:history="1">
            <w:r w:rsidR="005D798A" w:rsidRPr="00DE1AD5">
              <w:rPr>
                <w:rStyle w:val="Hyperlink"/>
                <w:noProof/>
                <w:lang w:val="en-GB"/>
              </w:rPr>
              <w:t>2.5</w:t>
            </w:r>
            <w:r w:rsidR="005D798A">
              <w:rPr>
                <w:rFonts w:asciiTheme="minorHAnsi" w:eastAsiaTheme="minorEastAsia" w:hAnsiTheme="minorHAnsi" w:cstheme="minorBidi"/>
                <w:noProof/>
                <w:color w:val="auto"/>
                <w:sz w:val="22"/>
              </w:rPr>
              <w:tab/>
            </w:r>
            <w:r w:rsidR="005D798A" w:rsidRPr="00DE1AD5">
              <w:rPr>
                <w:rStyle w:val="Hyperlink"/>
                <w:noProof/>
                <w:lang w:val="en-GB"/>
              </w:rPr>
              <w:t>Stakeholders</w:t>
            </w:r>
            <w:r w:rsidR="005D798A">
              <w:rPr>
                <w:noProof/>
                <w:webHidden/>
              </w:rPr>
              <w:tab/>
            </w:r>
            <w:r w:rsidR="005D798A">
              <w:rPr>
                <w:noProof/>
                <w:webHidden/>
              </w:rPr>
              <w:fldChar w:fldCharType="begin"/>
            </w:r>
            <w:r w:rsidR="005D798A">
              <w:rPr>
                <w:noProof/>
                <w:webHidden/>
              </w:rPr>
              <w:instrText xml:space="preserve"> PAGEREF _Toc474229484 \h </w:instrText>
            </w:r>
            <w:r w:rsidR="005D798A">
              <w:rPr>
                <w:noProof/>
                <w:webHidden/>
              </w:rPr>
            </w:r>
            <w:r w:rsidR="005D798A">
              <w:rPr>
                <w:noProof/>
                <w:webHidden/>
              </w:rPr>
              <w:fldChar w:fldCharType="separate"/>
            </w:r>
            <w:r w:rsidR="005D798A">
              <w:rPr>
                <w:noProof/>
                <w:webHidden/>
              </w:rPr>
              <w:t>11</w:t>
            </w:r>
            <w:r w:rsidR="005D798A">
              <w:rPr>
                <w:noProof/>
                <w:webHidden/>
              </w:rPr>
              <w:fldChar w:fldCharType="end"/>
            </w:r>
          </w:hyperlink>
        </w:p>
        <w:p w:rsidR="005D798A" w:rsidRDefault="009D03F9">
          <w:pPr>
            <w:pStyle w:val="TOC1"/>
            <w:rPr>
              <w:rFonts w:asciiTheme="minorHAnsi" w:eastAsiaTheme="minorEastAsia" w:hAnsiTheme="minorHAnsi" w:cstheme="minorBidi"/>
              <w:noProof/>
              <w:color w:val="auto"/>
              <w:sz w:val="22"/>
            </w:rPr>
          </w:pPr>
          <w:hyperlink w:anchor="_Toc474229485" w:history="1">
            <w:r w:rsidR="005D798A" w:rsidRPr="00DE1AD5">
              <w:rPr>
                <w:rStyle w:val="Hyperlink"/>
                <w:rFonts w:cstheme="minorHAnsi"/>
                <w:noProof/>
                <w:lang w:val="en-GB"/>
              </w:rPr>
              <w:t>3.</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Specific Requirements</w:t>
            </w:r>
            <w:r w:rsidR="005D798A">
              <w:rPr>
                <w:noProof/>
                <w:webHidden/>
              </w:rPr>
              <w:tab/>
            </w:r>
            <w:r w:rsidR="005D798A">
              <w:rPr>
                <w:noProof/>
                <w:webHidden/>
              </w:rPr>
              <w:fldChar w:fldCharType="begin"/>
            </w:r>
            <w:r w:rsidR="005D798A">
              <w:rPr>
                <w:noProof/>
                <w:webHidden/>
              </w:rPr>
              <w:instrText xml:space="preserve"> PAGEREF _Toc474229485 \h </w:instrText>
            </w:r>
            <w:r w:rsidR="005D798A">
              <w:rPr>
                <w:noProof/>
                <w:webHidden/>
              </w:rPr>
            </w:r>
            <w:r w:rsidR="005D798A">
              <w:rPr>
                <w:noProof/>
                <w:webHidden/>
              </w:rPr>
              <w:fldChar w:fldCharType="separate"/>
            </w:r>
            <w:r w:rsidR="005D798A">
              <w:rPr>
                <w:noProof/>
                <w:webHidden/>
              </w:rPr>
              <w:t>12</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86" w:history="1">
            <w:r w:rsidR="005D798A" w:rsidRPr="00DE1AD5">
              <w:rPr>
                <w:rStyle w:val="Hyperlink"/>
                <w:noProof/>
                <w:lang w:val="en-GB"/>
              </w:rPr>
              <w:t>3.1</w:t>
            </w:r>
            <w:r w:rsidR="005D798A">
              <w:rPr>
                <w:rFonts w:asciiTheme="minorHAnsi" w:eastAsiaTheme="minorEastAsia" w:hAnsiTheme="minorHAnsi" w:cstheme="minorBidi"/>
                <w:noProof/>
                <w:color w:val="auto"/>
                <w:sz w:val="22"/>
              </w:rPr>
              <w:tab/>
            </w:r>
            <w:r w:rsidR="005D798A" w:rsidRPr="00DE1AD5">
              <w:rPr>
                <w:rStyle w:val="Hyperlink"/>
                <w:noProof/>
                <w:lang w:val="en-GB"/>
              </w:rPr>
              <w:t>Functional Requirements</w:t>
            </w:r>
            <w:r w:rsidR="005D798A">
              <w:rPr>
                <w:noProof/>
                <w:webHidden/>
              </w:rPr>
              <w:tab/>
            </w:r>
            <w:r w:rsidR="005D798A">
              <w:rPr>
                <w:noProof/>
                <w:webHidden/>
              </w:rPr>
              <w:fldChar w:fldCharType="begin"/>
            </w:r>
            <w:r w:rsidR="005D798A">
              <w:rPr>
                <w:noProof/>
                <w:webHidden/>
              </w:rPr>
              <w:instrText xml:space="preserve"> PAGEREF _Toc474229486 \h </w:instrText>
            </w:r>
            <w:r w:rsidR="005D798A">
              <w:rPr>
                <w:noProof/>
                <w:webHidden/>
              </w:rPr>
            </w:r>
            <w:r w:rsidR="005D798A">
              <w:rPr>
                <w:noProof/>
                <w:webHidden/>
              </w:rPr>
              <w:fldChar w:fldCharType="separate"/>
            </w:r>
            <w:r w:rsidR="005D798A">
              <w:rPr>
                <w:noProof/>
                <w:webHidden/>
              </w:rPr>
              <w:t>12</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87" w:history="1">
            <w:r w:rsidR="005D798A" w:rsidRPr="00DE1AD5">
              <w:rPr>
                <w:rStyle w:val="Hyperlink"/>
                <w:noProof/>
                <w:lang w:val="en-GB"/>
              </w:rPr>
              <w:t>3.2</w:t>
            </w:r>
            <w:r w:rsidR="005D798A">
              <w:rPr>
                <w:rFonts w:asciiTheme="minorHAnsi" w:eastAsiaTheme="minorEastAsia" w:hAnsiTheme="minorHAnsi" w:cstheme="minorBidi"/>
                <w:noProof/>
                <w:color w:val="auto"/>
                <w:sz w:val="22"/>
              </w:rPr>
              <w:tab/>
            </w:r>
            <w:r w:rsidR="005D798A" w:rsidRPr="00DE1AD5">
              <w:rPr>
                <w:rStyle w:val="Hyperlink"/>
                <w:noProof/>
                <w:lang w:val="en-GB"/>
              </w:rPr>
              <w:t>Scenarios</w:t>
            </w:r>
            <w:r w:rsidR="005D798A">
              <w:rPr>
                <w:noProof/>
                <w:webHidden/>
              </w:rPr>
              <w:tab/>
            </w:r>
            <w:r w:rsidR="005D798A">
              <w:rPr>
                <w:noProof/>
                <w:webHidden/>
              </w:rPr>
              <w:fldChar w:fldCharType="begin"/>
            </w:r>
            <w:r w:rsidR="005D798A">
              <w:rPr>
                <w:noProof/>
                <w:webHidden/>
              </w:rPr>
              <w:instrText xml:space="preserve"> PAGEREF _Toc474229487 \h </w:instrText>
            </w:r>
            <w:r w:rsidR="005D798A">
              <w:rPr>
                <w:noProof/>
                <w:webHidden/>
              </w:rPr>
            </w:r>
            <w:r w:rsidR="005D798A">
              <w:rPr>
                <w:noProof/>
                <w:webHidden/>
              </w:rPr>
              <w:fldChar w:fldCharType="separate"/>
            </w:r>
            <w:r w:rsidR="005D798A">
              <w:rPr>
                <w:noProof/>
                <w:webHidden/>
              </w:rPr>
              <w:t>15</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491" w:history="1">
            <w:r w:rsidR="005D798A" w:rsidRPr="00DE1AD5">
              <w:rPr>
                <w:rStyle w:val="Hyperlink"/>
                <w:rFonts w:cstheme="minorHAnsi"/>
                <w:noProof/>
                <w:lang w:val="en-GB"/>
              </w:rPr>
              <w:t>3.3</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UML Diagrams</w:t>
            </w:r>
            <w:r w:rsidR="005D798A">
              <w:rPr>
                <w:noProof/>
                <w:webHidden/>
              </w:rPr>
              <w:tab/>
            </w:r>
            <w:r w:rsidR="005D798A">
              <w:rPr>
                <w:noProof/>
                <w:webHidden/>
              </w:rPr>
              <w:fldChar w:fldCharType="begin"/>
            </w:r>
            <w:r w:rsidR="005D798A">
              <w:rPr>
                <w:noProof/>
                <w:webHidden/>
              </w:rPr>
              <w:instrText xml:space="preserve"> PAGEREF _Toc474229491 \h </w:instrText>
            </w:r>
            <w:r w:rsidR="005D798A">
              <w:rPr>
                <w:noProof/>
                <w:webHidden/>
              </w:rPr>
            </w:r>
            <w:r w:rsidR="005D798A">
              <w:rPr>
                <w:noProof/>
                <w:webHidden/>
              </w:rPr>
              <w:fldChar w:fldCharType="separate"/>
            </w:r>
            <w:r w:rsidR="005D798A">
              <w:rPr>
                <w:noProof/>
                <w:webHidden/>
              </w:rPr>
              <w:t>17</w:t>
            </w:r>
            <w:r w:rsidR="005D798A">
              <w:rPr>
                <w:noProof/>
                <w:webHidden/>
              </w:rPr>
              <w:fldChar w:fldCharType="end"/>
            </w:r>
          </w:hyperlink>
        </w:p>
        <w:p w:rsidR="005D798A" w:rsidRPr="005D798A" w:rsidRDefault="009D03F9">
          <w:pPr>
            <w:pStyle w:val="TOC3"/>
            <w:rPr>
              <w:rFonts w:asciiTheme="minorHAnsi" w:eastAsiaTheme="minorEastAsia" w:hAnsiTheme="minorHAnsi" w:cstheme="minorBidi"/>
              <w:noProof/>
              <w:color w:val="auto"/>
              <w:sz w:val="22"/>
            </w:rPr>
          </w:pPr>
          <w:hyperlink w:anchor="_Toc474229492" w:history="1">
            <w:r w:rsidR="005D798A" w:rsidRPr="005D798A">
              <w:rPr>
                <w:rStyle w:val="Hyperlink"/>
                <w:rFonts w:cstheme="minorHAnsi"/>
                <w:noProof/>
                <w:lang w:val="en-GB"/>
              </w:rPr>
              <w:t>3.3.1</w:t>
            </w:r>
            <w:r w:rsidR="005D798A" w:rsidRPr="005D798A">
              <w:rPr>
                <w:rFonts w:asciiTheme="minorHAnsi" w:eastAsiaTheme="minorEastAsia" w:hAnsiTheme="minorHAnsi" w:cstheme="minorBidi"/>
                <w:noProof/>
                <w:color w:val="auto"/>
                <w:sz w:val="22"/>
              </w:rPr>
              <w:tab/>
            </w:r>
            <w:r w:rsidR="005D798A" w:rsidRPr="005D798A">
              <w:rPr>
                <w:rStyle w:val="Hyperlink"/>
                <w:rFonts w:cstheme="minorHAnsi"/>
                <w:noProof/>
                <w:lang w:val="en-GB"/>
              </w:rPr>
              <w:t>Use Cases</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_Toc474229492 \h </w:instrText>
            </w:r>
            <w:r w:rsidR="005D798A" w:rsidRPr="005D798A">
              <w:rPr>
                <w:noProof/>
                <w:webHidden/>
              </w:rPr>
            </w:r>
            <w:r w:rsidR="005D798A" w:rsidRPr="005D798A">
              <w:rPr>
                <w:noProof/>
                <w:webHidden/>
              </w:rPr>
              <w:fldChar w:fldCharType="separate"/>
            </w:r>
            <w:r w:rsidR="005D798A" w:rsidRPr="005D798A">
              <w:rPr>
                <w:noProof/>
                <w:webHidden/>
              </w:rPr>
              <w:t>17</w:t>
            </w:r>
            <w:r w:rsidR="005D798A" w:rsidRPr="005D798A">
              <w:rPr>
                <w:noProof/>
                <w:webHidden/>
              </w:rPr>
              <w:fldChar w:fldCharType="end"/>
            </w:r>
          </w:hyperlink>
        </w:p>
        <w:p w:rsidR="005D798A" w:rsidRPr="005D798A" w:rsidRDefault="009D03F9">
          <w:pPr>
            <w:pStyle w:val="TOC3"/>
            <w:rPr>
              <w:rFonts w:asciiTheme="minorHAnsi" w:eastAsiaTheme="minorEastAsia" w:hAnsiTheme="minorHAnsi" w:cstheme="minorBidi"/>
              <w:noProof/>
              <w:color w:val="auto"/>
              <w:sz w:val="22"/>
            </w:rPr>
          </w:pPr>
          <w:hyperlink w:anchor="_Toc474229498" w:history="1">
            <w:r w:rsidR="005D798A" w:rsidRPr="005D798A">
              <w:rPr>
                <w:rStyle w:val="Hyperlink"/>
                <w:rFonts w:cstheme="minorHAnsi"/>
                <w:noProof/>
                <w:lang w:val="en-GB"/>
              </w:rPr>
              <w:t>3.3.2</w:t>
            </w:r>
            <w:r w:rsidR="005D798A" w:rsidRPr="005D798A">
              <w:rPr>
                <w:rFonts w:asciiTheme="minorHAnsi" w:eastAsiaTheme="minorEastAsia" w:hAnsiTheme="minorHAnsi" w:cstheme="minorBidi"/>
                <w:noProof/>
                <w:color w:val="auto"/>
                <w:sz w:val="22"/>
              </w:rPr>
              <w:tab/>
            </w:r>
            <w:r w:rsidR="005D798A" w:rsidRPr="005D798A">
              <w:rPr>
                <w:rStyle w:val="Hyperlink"/>
                <w:rFonts w:cstheme="minorHAnsi"/>
                <w:noProof/>
                <w:lang w:val="en-GB"/>
              </w:rPr>
              <w:t>Class Diagram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_Toc474229498 \h </w:instrText>
            </w:r>
            <w:r w:rsidR="005D798A" w:rsidRPr="005D798A">
              <w:rPr>
                <w:noProof/>
                <w:webHidden/>
              </w:rPr>
            </w:r>
            <w:r w:rsidR="005D798A" w:rsidRPr="005D798A">
              <w:rPr>
                <w:noProof/>
                <w:webHidden/>
              </w:rPr>
              <w:fldChar w:fldCharType="separate"/>
            </w:r>
            <w:r w:rsidR="005D798A" w:rsidRPr="005D798A">
              <w:rPr>
                <w:noProof/>
                <w:webHidden/>
              </w:rPr>
              <w:t>24</w:t>
            </w:r>
            <w:r w:rsidR="005D798A" w:rsidRPr="005D798A">
              <w:rPr>
                <w:noProof/>
                <w:webHidden/>
              </w:rPr>
              <w:fldChar w:fldCharType="end"/>
            </w:r>
          </w:hyperlink>
        </w:p>
        <w:p w:rsidR="005D798A" w:rsidRPr="005D798A" w:rsidRDefault="009D03F9">
          <w:pPr>
            <w:pStyle w:val="TOC3"/>
            <w:rPr>
              <w:rFonts w:asciiTheme="minorHAnsi" w:eastAsiaTheme="minorEastAsia" w:hAnsiTheme="minorHAnsi" w:cstheme="minorBidi"/>
              <w:noProof/>
              <w:color w:val="auto"/>
              <w:sz w:val="22"/>
            </w:rPr>
          </w:pPr>
          <w:hyperlink w:anchor="_Toc474229499" w:history="1">
            <w:r w:rsidR="005D798A" w:rsidRPr="005D798A">
              <w:rPr>
                <w:rStyle w:val="Hyperlink"/>
                <w:rFonts w:cstheme="minorHAnsi"/>
                <w:noProof/>
                <w:lang w:val="en-GB"/>
              </w:rPr>
              <w:t>3.3.3</w:t>
            </w:r>
            <w:r w:rsidR="005D798A" w:rsidRPr="005D798A">
              <w:rPr>
                <w:rFonts w:asciiTheme="minorHAnsi" w:eastAsiaTheme="minorEastAsia" w:hAnsiTheme="minorHAnsi" w:cstheme="minorBidi"/>
                <w:noProof/>
                <w:color w:val="auto"/>
                <w:sz w:val="22"/>
              </w:rPr>
              <w:tab/>
            </w:r>
            <w:r w:rsidR="005D798A" w:rsidRPr="005D798A">
              <w:rPr>
                <w:rStyle w:val="Hyperlink"/>
                <w:rFonts w:cstheme="minorHAnsi"/>
                <w:noProof/>
                <w:lang w:val="en-GB"/>
              </w:rPr>
              <w:t>Sequence Diagram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_Toc474229499 \h </w:instrText>
            </w:r>
            <w:r w:rsidR="005D798A" w:rsidRPr="005D798A">
              <w:rPr>
                <w:noProof/>
                <w:webHidden/>
              </w:rPr>
            </w:r>
            <w:r w:rsidR="005D798A" w:rsidRPr="005D798A">
              <w:rPr>
                <w:noProof/>
                <w:webHidden/>
              </w:rPr>
              <w:fldChar w:fldCharType="separate"/>
            </w:r>
            <w:r w:rsidR="005D798A" w:rsidRPr="005D798A">
              <w:rPr>
                <w:noProof/>
                <w:webHidden/>
              </w:rPr>
              <w:t>25</w:t>
            </w:r>
            <w:r w:rsidR="005D798A" w:rsidRPr="005D798A">
              <w:rPr>
                <w:noProof/>
                <w:webHidden/>
              </w:rPr>
              <w:fldChar w:fldCharType="end"/>
            </w:r>
          </w:hyperlink>
        </w:p>
        <w:p w:rsidR="005D798A" w:rsidRPr="005D798A" w:rsidRDefault="009D03F9">
          <w:pPr>
            <w:pStyle w:val="TOC3"/>
            <w:rPr>
              <w:rFonts w:asciiTheme="minorHAnsi" w:eastAsiaTheme="minorEastAsia" w:hAnsiTheme="minorHAnsi" w:cstheme="minorBidi"/>
              <w:noProof/>
              <w:color w:val="auto"/>
              <w:sz w:val="22"/>
            </w:rPr>
          </w:pPr>
          <w:hyperlink w:anchor="_Toc474229500" w:history="1">
            <w:r w:rsidR="005D798A" w:rsidRPr="005D798A">
              <w:rPr>
                <w:rStyle w:val="Hyperlink"/>
                <w:rFonts w:cstheme="minorHAnsi"/>
                <w:noProof/>
                <w:lang w:val="en-GB"/>
              </w:rPr>
              <w:t>3.3.4</w:t>
            </w:r>
            <w:r w:rsidR="005D798A" w:rsidRPr="005D798A">
              <w:rPr>
                <w:rFonts w:asciiTheme="minorHAnsi" w:eastAsiaTheme="minorEastAsia" w:hAnsiTheme="minorHAnsi" w:cstheme="minorBidi"/>
                <w:noProof/>
                <w:color w:val="auto"/>
                <w:sz w:val="22"/>
              </w:rPr>
              <w:tab/>
            </w:r>
            <w:r w:rsidR="005D798A" w:rsidRPr="005D798A">
              <w:rPr>
                <w:rStyle w:val="Hyperlink"/>
                <w:rFonts w:cstheme="minorHAnsi"/>
                <w:noProof/>
                <w:lang w:val="en-GB"/>
              </w:rPr>
              <w:t>Activity Diagram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_Toc474229500 \h </w:instrText>
            </w:r>
            <w:r w:rsidR="005D798A" w:rsidRPr="005D798A">
              <w:rPr>
                <w:noProof/>
                <w:webHidden/>
              </w:rPr>
            </w:r>
            <w:r w:rsidR="005D798A" w:rsidRPr="005D798A">
              <w:rPr>
                <w:noProof/>
                <w:webHidden/>
              </w:rPr>
              <w:fldChar w:fldCharType="separate"/>
            </w:r>
            <w:r w:rsidR="005D798A" w:rsidRPr="005D798A">
              <w:rPr>
                <w:noProof/>
                <w:webHidden/>
              </w:rPr>
              <w:t>26</w:t>
            </w:r>
            <w:r w:rsidR="005D798A" w:rsidRPr="005D798A">
              <w:rPr>
                <w:noProof/>
                <w:webHidden/>
              </w:rPr>
              <w:fldChar w:fldCharType="end"/>
            </w:r>
          </w:hyperlink>
        </w:p>
        <w:p w:rsidR="005D798A" w:rsidRPr="005D798A" w:rsidRDefault="009D03F9">
          <w:pPr>
            <w:pStyle w:val="TOC3"/>
            <w:rPr>
              <w:rFonts w:asciiTheme="minorHAnsi" w:eastAsiaTheme="minorEastAsia" w:hAnsiTheme="minorHAnsi" w:cstheme="minorBidi"/>
              <w:noProof/>
              <w:color w:val="auto"/>
              <w:sz w:val="22"/>
            </w:rPr>
          </w:pPr>
          <w:hyperlink w:anchor="_Toc474229501" w:history="1">
            <w:r w:rsidR="005D798A" w:rsidRPr="005D798A">
              <w:rPr>
                <w:rStyle w:val="Hyperlink"/>
                <w:rFonts w:cstheme="minorHAnsi"/>
                <w:noProof/>
                <w:lang w:val="en-GB"/>
              </w:rPr>
              <w:t>3.3.5</w:t>
            </w:r>
            <w:r w:rsidR="005D798A" w:rsidRPr="005D798A">
              <w:rPr>
                <w:rFonts w:asciiTheme="minorHAnsi" w:eastAsiaTheme="minorEastAsia" w:hAnsiTheme="minorHAnsi" w:cstheme="minorBidi"/>
                <w:noProof/>
                <w:color w:val="auto"/>
                <w:sz w:val="22"/>
              </w:rPr>
              <w:tab/>
            </w:r>
            <w:r w:rsidR="005D798A" w:rsidRPr="005D798A">
              <w:rPr>
                <w:rStyle w:val="Hyperlink"/>
                <w:rFonts w:cstheme="minorHAnsi"/>
                <w:noProof/>
                <w:lang w:val="en-GB"/>
              </w:rPr>
              <w:t>State Diagram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_Toc474229501 \h </w:instrText>
            </w:r>
            <w:r w:rsidR="005D798A" w:rsidRPr="005D798A">
              <w:rPr>
                <w:noProof/>
                <w:webHidden/>
              </w:rPr>
            </w:r>
            <w:r w:rsidR="005D798A" w:rsidRPr="005D798A">
              <w:rPr>
                <w:noProof/>
                <w:webHidden/>
              </w:rPr>
              <w:fldChar w:fldCharType="separate"/>
            </w:r>
            <w:r w:rsidR="005D798A" w:rsidRPr="005D798A">
              <w:rPr>
                <w:noProof/>
                <w:webHidden/>
              </w:rPr>
              <w:t>27</w:t>
            </w:r>
            <w:r w:rsidR="005D798A" w:rsidRP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502" w:history="1">
            <w:r w:rsidR="005D798A" w:rsidRPr="005D798A">
              <w:rPr>
                <w:rStyle w:val="Hyperlink"/>
                <w:rFonts w:cstheme="minorHAnsi"/>
                <w:noProof/>
                <w:lang w:val="en-GB"/>
              </w:rPr>
              <w:t>3.4</w:t>
            </w:r>
            <w:r w:rsidR="005D798A" w:rsidRPr="005D798A">
              <w:rPr>
                <w:rFonts w:asciiTheme="minorHAnsi" w:eastAsiaTheme="minorEastAsia" w:hAnsiTheme="minorHAnsi" w:cstheme="minorBidi"/>
                <w:noProof/>
                <w:color w:val="auto"/>
                <w:sz w:val="22"/>
              </w:rPr>
              <w:tab/>
            </w:r>
            <w:r w:rsidR="005D798A" w:rsidRPr="005D798A">
              <w:rPr>
                <w:rStyle w:val="Hyperlink"/>
                <w:rFonts w:cstheme="minorHAnsi"/>
                <w:noProof/>
                <w:lang w:val="en-GB"/>
              </w:rPr>
              <w:t>Proposed System</w:t>
            </w:r>
            <w:r w:rsidR="005D798A" w:rsidRPr="005D798A">
              <w:rPr>
                <w:noProof/>
                <w:webHidden/>
              </w:rPr>
              <w:tab/>
            </w:r>
            <w:r w:rsidR="005D798A" w:rsidRPr="005D798A">
              <w:rPr>
                <w:noProof/>
                <w:webHidden/>
              </w:rPr>
              <w:fldChar w:fldCharType="begin"/>
            </w:r>
            <w:r w:rsidR="005D798A" w:rsidRPr="005D798A">
              <w:rPr>
                <w:noProof/>
                <w:webHidden/>
              </w:rPr>
              <w:instrText xml:space="preserve"> PAGEREF _Toc474229502 \h </w:instrText>
            </w:r>
            <w:r w:rsidR="005D798A" w:rsidRPr="005D798A">
              <w:rPr>
                <w:noProof/>
                <w:webHidden/>
              </w:rPr>
            </w:r>
            <w:r w:rsidR="005D798A" w:rsidRPr="005D798A">
              <w:rPr>
                <w:noProof/>
                <w:webHidden/>
              </w:rPr>
              <w:fldChar w:fldCharType="separate"/>
            </w:r>
            <w:r w:rsidR="005D798A" w:rsidRPr="005D798A">
              <w:rPr>
                <w:noProof/>
                <w:webHidden/>
              </w:rPr>
              <w:t>28</w:t>
            </w:r>
            <w:r w:rsidR="005D798A" w:rsidRP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503" w:history="1">
            <w:r w:rsidR="005D798A" w:rsidRPr="00DE1AD5">
              <w:rPr>
                <w:rStyle w:val="Hyperlink"/>
                <w:rFonts w:cstheme="minorHAnsi"/>
                <w:noProof/>
                <w:lang w:val="en-GB"/>
              </w:rPr>
              <w:t>3.5</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Non-Functional Requirements</w:t>
            </w:r>
            <w:r w:rsidR="005D798A">
              <w:rPr>
                <w:noProof/>
                <w:webHidden/>
              </w:rPr>
              <w:tab/>
            </w:r>
            <w:r w:rsidR="005D798A">
              <w:rPr>
                <w:noProof/>
                <w:webHidden/>
              </w:rPr>
              <w:fldChar w:fldCharType="begin"/>
            </w:r>
            <w:r w:rsidR="005D798A">
              <w:rPr>
                <w:noProof/>
                <w:webHidden/>
              </w:rPr>
              <w:instrText xml:space="preserve"> PAGEREF _Toc474229503 \h </w:instrText>
            </w:r>
            <w:r w:rsidR="005D798A">
              <w:rPr>
                <w:noProof/>
                <w:webHidden/>
              </w:rPr>
            </w:r>
            <w:r w:rsidR="005D798A">
              <w:rPr>
                <w:noProof/>
                <w:webHidden/>
              </w:rPr>
              <w:fldChar w:fldCharType="separate"/>
            </w:r>
            <w:r w:rsidR="005D798A">
              <w:rPr>
                <w:noProof/>
                <w:webHidden/>
              </w:rPr>
              <w:t>29</w:t>
            </w:r>
            <w:r w:rsidR="005D798A">
              <w:rPr>
                <w:noProof/>
                <w:webHidden/>
              </w:rPr>
              <w:fldChar w:fldCharType="end"/>
            </w:r>
          </w:hyperlink>
        </w:p>
        <w:p w:rsidR="005D798A" w:rsidRDefault="009D03F9">
          <w:pPr>
            <w:pStyle w:val="TOC3"/>
            <w:rPr>
              <w:rFonts w:asciiTheme="minorHAnsi" w:eastAsiaTheme="minorEastAsia" w:hAnsiTheme="minorHAnsi" w:cstheme="minorBidi"/>
              <w:noProof/>
              <w:color w:val="auto"/>
              <w:sz w:val="22"/>
            </w:rPr>
          </w:pPr>
          <w:hyperlink w:anchor="_Toc474229504" w:history="1">
            <w:r w:rsidR="005D798A" w:rsidRPr="00DE1AD5">
              <w:rPr>
                <w:rStyle w:val="Hyperlink"/>
                <w:rFonts w:cstheme="minorHAnsi"/>
                <w:noProof/>
                <w:lang w:val="en-GB"/>
              </w:rPr>
              <w:t>3.5.1</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Interfaces</w:t>
            </w:r>
            <w:r w:rsidR="005D798A">
              <w:rPr>
                <w:noProof/>
                <w:webHidden/>
              </w:rPr>
              <w:tab/>
            </w:r>
            <w:r w:rsidR="005D798A">
              <w:rPr>
                <w:noProof/>
                <w:webHidden/>
              </w:rPr>
              <w:fldChar w:fldCharType="begin"/>
            </w:r>
            <w:r w:rsidR="005D798A">
              <w:rPr>
                <w:noProof/>
                <w:webHidden/>
              </w:rPr>
              <w:instrText xml:space="preserve"> PAGEREF _Toc474229504 \h </w:instrText>
            </w:r>
            <w:r w:rsidR="005D798A">
              <w:rPr>
                <w:noProof/>
                <w:webHidden/>
              </w:rPr>
            </w:r>
            <w:r w:rsidR="005D798A">
              <w:rPr>
                <w:noProof/>
                <w:webHidden/>
              </w:rPr>
              <w:fldChar w:fldCharType="separate"/>
            </w:r>
            <w:r w:rsidR="005D798A">
              <w:rPr>
                <w:noProof/>
                <w:webHidden/>
              </w:rPr>
              <w:t>29</w:t>
            </w:r>
            <w:r w:rsidR="005D798A">
              <w:rPr>
                <w:noProof/>
                <w:webHidden/>
              </w:rPr>
              <w:fldChar w:fldCharType="end"/>
            </w:r>
          </w:hyperlink>
        </w:p>
        <w:p w:rsidR="005D798A" w:rsidRDefault="009D03F9">
          <w:pPr>
            <w:pStyle w:val="TOC1"/>
            <w:rPr>
              <w:rFonts w:asciiTheme="minorHAnsi" w:eastAsiaTheme="minorEastAsia" w:hAnsiTheme="minorHAnsi" w:cstheme="minorBidi"/>
              <w:noProof/>
              <w:color w:val="auto"/>
              <w:sz w:val="22"/>
            </w:rPr>
          </w:pPr>
          <w:hyperlink w:anchor="_Toc474229505" w:history="1">
            <w:r w:rsidR="005D798A" w:rsidRPr="00DE1AD5">
              <w:rPr>
                <w:rStyle w:val="Hyperlink"/>
                <w:rFonts w:cstheme="minorHAnsi"/>
                <w:noProof/>
                <w:lang w:val="en-GB"/>
              </w:rPr>
              <w:t>4.</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Appendices</w:t>
            </w:r>
            <w:r w:rsidR="005D798A">
              <w:rPr>
                <w:noProof/>
                <w:webHidden/>
              </w:rPr>
              <w:tab/>
            </w:r>
            <w:r w:rsidR="005D798A">
              <w:rPr>
                <w:noProof/>
                <w:webHidden/>
              </w:rPr>
              <w:fldChar w:fldCharType="begin"/>
            </w:r>
            <w:r w:rsidR="005D798A">
              <w:rPr>
                <w:noProof/>
                <w:webHidden/>
              </w:rPr>
              <w:instrText xml:space="preserve"> PAGEREF _Toc474229505 \h </w:instrText>
            </w:r>
            <w:r w:rsidR="005D798A">
              <w:rPr>
                <w:noProof/>
                <w:webHidden/>
              </w:rPr>
            </w:r>
            <w:r w:rsidR="005D798A">
              <w:rPr>
                <w:noProof/>
                <w:webHidden/>
              </w:rPr>
              <w:fldChar w:fldCharType="separate"/>
            </w:r>
            <w:r w:rsidR="005D798A">
              <w:rPr>
                <w:noProof/>
                <w:webHidden/>
              </w:rPr>
              <w:t>33</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506" w:history="1">
            <w:r w:rsidR="005D798A" w:rsidRPr="00DE1AD5">
              <w:rPr>
                <w:rStyle w:val="Hyperlink"/>
                <w:rFonts w:cstheme="minorHAnsi"/>
                <w:noProof/>
                <w:lang w:val="en-GB"/>
              </w:rPr>
              <w:t>4.1</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Alloy Modelling</w:t>
            </w:r>
            <w:r w:rsidR="005D798A">
              <w:rPr>
                <w:noProof/>
                <w:webHidden/>
              </w:rPr>
              <w:tab/>
            </w:r>
            <w:r w:rsidR="005D798A">
              <w:rPr>
                <w:noProof/>
                <w:webHidden/>
              </w:rPr>
              <w:fldChar w:fldCharType="begin"/>
            </w:r>
            <w:r w:rsidR="005D798A">
              <w:rPr>
                <w:noProof/>
                <w:webHidden/>
              </w:rPr>
              <w:instrText xml:space="preserve"> PAGEREF _Toc474229506 \h </w:instrText>
            </w:r>
            <w:r w:rsidR="005D798A">
              <w:rPr>
                <w:noProof/>
                <w:webHidden/>
              </w:rPr>
            </w:r>
            <w:r w:rsidR="005D798A">
              <w:rPr>
                <w:noProof/>
                <w:webHidden/>
              </w:rPr>
              <w:fldChar w:fldCharType="separate"/>
            </w:r>
            <w:r w:rsidR="005D798A">
              <w:rPr>
                <w:noProof/>
                <w:webHidden/>
              </w:rPr>
              <w:t>33</w:t>
            </w:r>
            <w:r w:rsidR="005D798A">
              <w:rPr>
                <w:noProof/>
                <w:webHidden/>
              </w:rPr>
              <w:fldChar w:fldCharType="end"/>
            </w:r>
          </w:hyperlink>
        </w:p>
        <w:p w:rsidR="005D798A" w:rsidRDefault="009D03F9">
          <w:pPr>
            <w:pStyle w:val="TOC3"/>
            <w:rPr>
              <w:rFonts w:asciiTheme="minorHAnsi" w:eastAsiaTheme="minorEastAsia" w:hAnsiTheme="minorHAnsi" w:cstheme="minorBidi"/>
              <w:noProof/>
              <w:color w:val="auto"/>
              <w:sz w:val="22"/>
            </w:rPr>
          </w:pPr>
          <w:hyperlink w:anchor="_Toc474229507" w:history="1">
            <w:r w:rsidR="005D798A" w:rsidRPr="00DE1AD5">
              <w:rPr>
                <w:rStyle w:val="Hyperlink"/>
                <w:rFonts w:cstheme="minorHAnsi"/>
                <w:noProof/>
                <w:lang w:val="en-GB"/>
              </w:rPr>
              <w:t>4.1.1</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Alloy Code</w:t>
            </w:r>
            <w:r w:rsidR="005D798A">
              <w:rPr>
                <w:noProof/>
                <w:webHidden/>
              </w:rPr>
              <w:tab/>
            </w:r>
            <w:r w:rsidR="005D798A">
              <w:rPr>
                <w:noProof/>
                <w:webHidden/>
              </w:rPr>
              <w:fldChar w:fldCharType="begin"/>
            </w:r>
            <w:r w:rsidR="005D798A">
              <w:rPr>
                <w:noProof/>
                <w:webHidden/>
              </w:rPr>
              <w:instrText xml:space="preserve"> PAGEREF _Toc474229507 \h </w:instrText>
            </w:r>
            <w:r w:rsidR="005D798A">
              <w:rPr>
                <w:noProof/>
                <w:webHidden/>
              </w:rPr>
            </w:r>
            <w:r w:rsidR="005D798A">
              <w:rPr>
                <w:noProof/>
                <w:webHidden/>
              </w:rPr>
              <w:fldChar w:fldCharType="separate"/>
            </w:r>
            <w:r w:rsidR="005D798A">
              <w:rPr>
                <w:noProof/>
                <w:webHidden/>
              </w:rPr>
              <w:t>33</w:t>
            </w:r>
            <w:r w:rsidR="005D798A">
              <w:rPr>
                <w:noProof/>
                <w:webHidden/>
              </w:rPr>
              <w:fldChar w:fldCharType="end"/>
            </w:r>
          </w:hyperlink>
        </w:p>
        <w:p w:rsidR="005D798A" w:rsidRDefault="009D03F9">
          <w:pPr>
            <w:pStyle w:val="TOC3"/>
            <w:rPr>
              <w:rFonts w:asciiTheme="minorHAnsi" w:eastAsiaTheme="minorEastAsia" w:hAnsiTheme="minorHAnsi" w:cstheme="minorBidi"/>
              <w:noProof/>
              <w:color w:val="auto"/>
              <w:sz w:val="22"/>
            </w:rPr>
          </w:pPr>
          <w:hyperlink w:anchor="_Toc474229508" w:history="1">
            <w:r w:rsidR="005D798A" w:rsidRPr="00DE1AD5">
              <w:rPr>
                <w:rStyle w:val="Hyperlink"/>
                <w:rFonts w:cstheme="minorHAnsi"/>
                <w:noProof/>
                <w:lang w:val="en-GB"/>
              </w:rPr>
              <w:t>4.1.2</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Alloy Model</w:t>
            </w:r>
            <w:r w:rsidR="005D798A">
              <w:rPr>
                <w:noProof/>
                <w:webHidden/>
              </w:rPr>
              <w:tab/>
            </w:r>
            <w:r w:rsidR="005D798A">
              <w:rPr>
                <w:noProof/>
                <w:webHidden/>
              </w:rPr>
              <w:fldChar w:fldCharType="begin"/>
            </w:r>
            <w:r w:rsidR="005D798A">
              <w:rPr>
                <w:noProof/>
                <w:webHidden/>
              </w:rPr>
              <w:instrText xml:space="preserve"> PAGEREF _Toc474229508 \h </w:instrText>
            </w:r>
            <w:r w:rsidR="005D798A">
              <w:rPr>
                <w:noProof/>
                <w:webHidden/>
              </w:rPr>
            </w:r>
            <w:r w:rsidR="005D798A">
              <w:rPr>
                <w:noProof/>
                <w:webHidden/>
              </w:rPr>
              <w:fldChar w:fldCharType="separate"/>
            </w:r>
            <w:r w:rsidR="005D798A">
              <w:rPr>
                <w:noProof/>
                <w:webHidden/>
              </w:rPr>
              <w:t>38</w:t>
            </w:r>
            <w:r w:rsidR="005D798A">
              <w:rPr>
                <w:noProof/>
                <w:webHidden/>
              </w:rPr>
              <w:fldChar w:fldCharType="end"/>
            </w:r>
          </w:hyperlink>
        </w:p>
        <w:p w:rsidR="005D798A" w:rsidRDefault="009D03F9">
          <w:pPr>
            <w:pStyle w:val="TOC3"/>
            <w:rPr>
              <w:rFonts w:asciiTheme="minorHAnsi" w:eastAsiaTheme="minorEastAsia" w:hAnsiTheme="minorHAnsi" w:cstheme="minorBidi"/>
              <w:noProof/>
              <w:color w:val="auto"/>
              <w:sz w:val="22"/>
            </w:rPr>
          </w:pPr>
          <w:hyperlink w:anchor="_Toc474229509" w:history="1">
            <w:r w:rsidR="005D798A" w:rsidRPr="00DE1AD5">
              <w:rPr>
                <w:rStyle w:val="Hyperlink"/>
                <w:rFonts w:cstheme="minorHAnsi"/>
                <w:noProof/>
                <w:lang w:val="en-GB"/>
              </w:rPr>
              <w:t>4.1.3</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Alloy Result</w:t>
            </w:r>
            <w:r w:rsidR="005D798A">
              <w:rPr>
                <w:noProof/>
                <w:webHidden/>
              </w:rPr>
              <w:tab/>
            </w:r>
            <w:r w:rsidR="005D798A">
              <w:rPr>
                <w:noProof/>
                <w:webHidden/>
              </w:rPr>
              <w:fldChar w:fldCharType="begin"/>
            </w:r>
            <w:r w:rsidR="005D798A">
              <w:rPr>
                <w:noProof/>
                <w:webHidden/>
              </w:rPr>
              <w:instrText xml:space="preserve"> PAGEREF _Toc474229509 \h </w:instrText>
            </w:r>
            <w:r w:rsidR="005D798A">
              <w:rPr>
                <w:noProof/>
                <w:webHidden/>
              </w:rPr>
            </w:r>
            <w:r w:rsidR="005D798A">
              <w:rPr>
                <w:noProof/>
                <w:webHidden/>
              </w:rPr>
              <w:fldChar w:fldCharType="separate"/>
            </w:r>
            <w:r w:rsidR="005D798A">
              <w:rPr>
                <w:noProof/>
                <w:webHidden/>
              </w:rPr>
              <w:t>39</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510" w:history="1">
            <w:r w:rsidR="005D798A" w:rsidRPr="00DE1AD5">
              <w:rPr>
                <w:rStyle w:val="Hyperlink"/>
                <w:rFonts w:cstheme="minorHAnsi"/>
                <w:noProof/>
                <w:lang w:val="en-GB"/>
              </w:rPr>
              <w:t>4.2</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Used tools</w:t>
            </w:r>
            <w:r w:rsidR="005D798A">
              <w:rPr>
                <w:noProof/>
                <w:webHidden/>
              </w:rPr>
              <w:tab/>
            </w:r>
            <w:r w:rsidR="005D798A">
              <w:rPr>
                <w:noProof/>
                <w:webHidden/>
              </w:rPr>
              <w:fldChar w:fldCharType="begin"/>
            </w:r>
            <w:r w:rsidR="005D798A">
              <w:rPr>
                <w:noProof/>
                <w:webHidden/>
              </w:rPr>
              <w:instrText xml:space="preserve"> PAGEREF _Toc474229510 \h </w:instrText>
            </w:r>
            <w:r w:rsidR="005D798A">
              <w:rPr>
                <w:noProof/>
                <w:webHidden/>
              </w:rPr>
            </w:r>
            <w:r w:rsidR="005D798A">
              <w:rPr>
                <w:noProof/>
                <w:webHidden/>
              </w:rPr>
              <w:fldChar w:fldCharType="separate"/>
            </w:r>
            <w:r w:rsidR="005D798A">
              <w:rPr>
                <w:noProof/>
                <w:webHidden/>
              </w:rPr>
              <w:t>39</w:t>
            </w:r>
            <w:r w:rsidR="005D798A">
              <w:rPr>
                <w:noProof/>
                <w:webHidden/>
              </w:rPr>
              <w:fldChar w:fldCharType="end"/>
            </w:r>
          </w:hyperlink>
        </w:p>
        <w:p w:rsidR="005D798A" w:rsidRDefault="009D03F9">
          <w:pPr>
            <w:pStyle w:val="TOC2"/>
            <w:rPr>
              <w:rFonts w:asciiTheme="minorHAnsi" w:eastAsiaTheme="minorEastAsia" w:hAnsiTheme="minorHAnsi" w:cstheme="minorBidi"/>
              <w:noProof/>
              <w:color w:val="auto"/>
              <w:sz w:val="22"/>
            </w:rPr>
          </w:pPr>
          <w:hyperlink w:anchor="_Toc474229511" w:history="1">
            <w:r w:rsidR="005D798A" w:rsidRPr="00DE1AD5">
              <w:rPr>
                <w:rStyle w:val="Hyperlink"/>
                <w:rFonts w:cstheme="minorHAnsi"/>
                <w:noProof/>
                <w:lang w:val="en-GB"/>
              </w:rPr>
              <w:t>4.3</w:t>
            </w:r>
            <w:r w:rsidR="005D798A">
              <w:rPr>
                <w:rFonts w:asciiTheme="minorHAnsi" w:eastAsiaTheme="minorEastAsia" w:hAnsiTheme="minorHAnsi" w:cstheme="minorBidi"/>
                <w:noProof/>
                <w:color w:val="auto"/>
                <w:sz w:val="22"/>
              </w:rPr>
              <w:tab/>
            </w:r>
            <w:r w:rsidR="005D798A" w:rsidRPr="00DE1AD5">
              <w:rPr>
                <w:rStyle w:val="Hyperlink"/>
                <w:rFonts w:cstheme="minorHAnsi"/>
                <w:noProof/>
                <w:lang w:val="en-GB"/>
              </w:rPr>
              <w:t>Hours of work</w:t>
            </w:r>
            <w:r w:rsidR="005D798A">
              <w:rPr>
                <w:noProof/>
                <w:webHidden/>
              </w:rPr>
              <w:tab/>
            </w:r>
            <w:r w:rsidR="005D798A">
              <w:rPr>
                <w:noProof/>
                <w:webHidden/>
              </w:rPr>
              <w:fldChar w:fldCharType="begin"/>
            </w:r>
            <w:r w:rsidR="005D798A">
              <w:rPr>
                <w:noProof/>
                <w:webHidden/>
              </w:rPr>
              <w:instrText xml:space="preserve"> PAGEREF _Toc474229511 \h </w:instrText>
            </w:r>
            <w:r w:rsidR="005D798A">
              <w:rPr>
                <w:noProof/>
                <w:webHidden/>
              </w:rPr>
            </w:r>
            <w:r w:rsidR="005D798A">
              <w:rPr>
                <w:noProof/>
                <w:webHidden/>
              </w:rPr>
              <w:fldChar w:fldCharType="separate"/>
            </w:r>
            <w:r w:rsidR="005D798A">
              <w:rPr>
                <w:noProof/>
                <w:webHidden/>
              </w:rPr>
              <w:t>39</w:t>
            </w:r>
            <w:r w:rsidR="005D798A">
              <w:rPr>
                <w:noProof/>
                <w:webHidden/>
              </w:rPr>
              <w:fldChar w:fldCharType="end"/>
            </w:r>
          </w:hyperlink>
        </w:p>
        <w:p w:rsidR="009B688B" w:rsidRPr="008F2129" w:rsidRDefault="009B688B" w:rsidP="00395C69">
          <w:pPr>
            <w:tabs>
              <w:tab w:val="left" w:pos="7230"/>
            </w:tabs>
            <w:ind w:left="0" w:right="0" w:firstLine="0"/>
            <w:rPr>
              <w:b/>
              <w:bCs/>
              <w:lang w:val="en-GB"/>
            </w:rPr>
          </w:pPr>
          <w:r w:rsidRPr="008F2129">
            <w:rPr>
              <w:b/>
              <w:bCs/>
              <w:lang w:val="en-GB"/>
            </w:rPr>
            <w:lastRenderedPageBreak/>
            <w:fldChar w:fldCharType="end"/>
          </w:r>
        </w:p>
      </w:sdtContent>
    </w:sdt>
    <w:p w:rsidR="00395C69" w:rsidRPr="008F2129" w:rsidRDefault="00395C69">
      <w:pPr>
        <w:spacing w:after="160" w:line="259" w:lineRule="auto"/>
        <w:ind w:left="0" w:right="0" w:firstLine="0"/>
        <w:jc w:val="left"/>
        <w:rPr>
          <w:sz w:val="22"/>
          <w:lang w:val="en-GB"/>
        </w:rPr>
      </w:pPr>
      <w:r w:rsidRPr="008F2129">
        <w:rPr>
          <w:sz w:val="22"/>
          <w:lang w:val="en-GB"/>
        </w:rPr>
        <w:br w:type="page"/>
      </w:r>
    </w:p>
    <w:p w:rsidR="00126AE1" w:rsidRPr="008F2129" w:rsidRDefault="00607C92" w:rsidP="008F2129">
      <w:pPr>
        <w:pStyle w:val="Heading1"/>
        <w:numPr>
          <w:ilvl w:val="0"/>
          <w:numId w:val="3"/>
        </w:numPr>
        <w:ind w:left="426" w:right="0" w:hanging="426"/>
        <w:rPr>
          <w:sz w:val="32"/>
          <w:lang w:val="en-GB"/>
        </w:rPr>
      </w:pPr>
      <w:bookmarkStart w:id="0" w:name="_Toc474229473"/>
      <w:r w:rsidRPr="008F2129">
        <w:rPr>
          <w:sz w:val="32"/>
          <w:lang w:val="en-GB"/>
        </w:rPr>
        <w:lastRenderedPageBreak/>
        <w:t>Introduction</w:t>
      </w:r>
      <w:bookmarkEnd w:id="0"/>
    </w:p>
    <w:p w:rsidR="009F0D55" w:rsidRPr="008F2129" w:rsidRDefault="009F0D55" w:rsidP="008F2129">
      <w:pPr>
        <w:pStyle w:val="Heading2"/>
        <w:numPr>
          <w:ilvl w:val="1"/>
          <w:numId w:val="4"/>
        </w:numPr>
        <w:ind w:left="426" w:hanging="426"/>
        <w:rPr>
          <w:sz w:val="28"/>
          <w:lang w:val="en-GB"/>
        </w:rPr>
      </w:pPr>
      <w:bookmarkStart w:id="1" w:name="_Toc472278667"/>
      <w:r w:rsidRPr="008F2129">
        <w:rPr>
          <w:sz w:val="28"/>
          <w:lang w:val="en-GB"/>
        </w:rPr>
        <w:t xml:space="preserve"> </w:t>
      </w:r>
      <w:bookmarkStart w:id="2" w:name="_Toc474229474"/>
      <w:r w:rsidRPr="008F2129">
        <w:rPr>
          <w:sz w:val="28"/>
          <w:lang w:val="en-GB"/>
        </w:rPr>
        <w:t>Revision History</w:t>
      </w:r>
      <w:bookmarkEnd w:id="1"/>
      <w:bookmarkEnd w:id="2"/>
    </w:p>
    <w:tbl>
      <w:tblPr>
        <w:tblStyle w:val="TableGrid"/>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914"/>
        <w:gridCol w:w="1354"/>
        <w:gridCol w:w="3119"/>
        <w:gridCol w:w="1559"/>
      </w:tblGrid>
      <w:tr w:rsidR="009F0D55" w:rsidRPr="008F2129" w:rsidTr="009F0D55">
        <w:trPr>
          <w:trHeight w:val="13"/>
        </w:trPr>
        <w:tc>
          <w:tcPr>
            <w:tcW w:w="914"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Version</w:t>
            </w:r>
          </w:p>
        </w:tc>
        <w:tc>
          <w:tcPr>
            <w:tcW w:w="1354"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Date</w:t>
            </w:r>
          </w:p>
        </w:tc>
        <w:tc>
          <w:tcPr>
            <w:tcW w:w="3119"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Authors</w:t>
            </w:r>
          </w:p>
        </w:tc>
        <w:tc>
          <w:tcPr>
            <w:tcW w:w="1559"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Description</w:t>
            </w:r>
          </w:p>
        </w:tc>
      </w:tr>
      <w:tr w:rsidR="009F0D55" w:rsidRPr="008F2129" w:rsidTr="009F0D55">
        <w:trPr>
          <w:trHeight w:val="13"/>
        </w:trPr>
        <w:tc>
          <w:tcPr>
            <w:tcW w:w="914"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1.0</w:t>
            </w:r>
          </w:p>
        </w:tc>
        <w:tc>
          <w:tcPr>
            <w:tcW w:w="1354"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13/11/2016</w:t>
            </w:r>
          </w:p>
        </w:tc>
        <w:tc>
          <w:tcPr>
            <w:tcW w:w="3119" w:type="dxa"/>
            <w:tcBorders>
              <w:top w:val="single" w:sz="4" w:space="0" w:color="auto"/>
              <w:left w:val="nil"/>
              <w:bottom w:val="single" w:sz="4" w:space="0" w:color="auto"/>
              <w:right w:val="nil"/>
            </w:tcBorders>
            <w:vAlign w:val="center"/>
            <w:hideMark/>
          </w:tcPr>
          <w:p w:rsidR="009F0D55" w:rsidRPr="0033247F" w:rsidRDefault="009F0D55" w:rsidP="00395C69">
            <w:pPr>
              <w:spacing w:after="0" w:line="240" w:lineRule="auto"/>
              <w:ind w:left="0" w:right="0" w:firstLine="0"/>
              <w:jc w:val="left"/>
              <w:rPr>
                <w:sz w:val="22"/>
              </w:rPr>
            </w:pPr>
            <w:r w:rsidRPr="0033247F">
              <w:rPr>
                <w:sz w:val="22"/>
              </w:rPr>
              <w:t>S. Caprara, S. Ghanbari, E. Tinti</w:t>
            </w:r>
          </w:p>
        </w:tc>
        <w:tc>
          <w:tcPr>
            <w:tcW w:w="1559"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First release</w:t>
            </w:r>
          </w:p>
        </w:tc>
      </w:tr>
      <w:tr w:rsidR="009F0D55" w:rsidRPr="008F2129" w:rsidTr="009F0D55">
        <w:trPr>
          <w:trHeight w:val="13"/>
        </w:trPr>
        <w:tc>
          <w:tcPr>
            <w:tcW w:w="914" w:type="dxa"/>
            <w:tcBorders>
              <w:top w:val="single" w:sz="4" w:space="0" w:color="auto"/>
              <w:left w:val="nil"/>
              <w:bottom w:val="single" w:sz="4" w:space="0" w:color="auto"/>
              <w:right w:val="nil"/>
            </w:tcBorders>
            <w:vAlign w:val="center"/>
          </w:tcPr>
          <w:p w:rsidR="009F0D55" w:rsidRPr="008F2129" w:rsidRDefault="009F0D55" w:rsidP="00395C69">
            <w:pPr>
              <w:spacing w:after="0" w:line="240" w:lineRule="auto"/>
              <w:ind w:left="0" w:right="0" w:firstLine="0"/>
              <w:jc w:val="left"/>
              <w:rPr>
                <w:sz w:val="22"/>
                <w:lang w:val="en-GB"/>
              </w:rPr>
            </w:pPr>
            <w:r w:rsidRPr="008F2129">
              <w:rPr>
                <w:sz w:val="22"/>
                <w:lang w:val="en-GB"/>
              </w:rPr>
              <w:t>1.1</w:t>
            </w:r>
          </w:p>
        </w:tc>
        <w:tc>
          <w:tcPr>
            <w:tcW w:w="1354" w:type="dxa"/>
            <w:tcBorders>
              <w:top w:val="single" w:sz="4" w:space="0" w:color="auto"/>
              <w:left w:val="nil"/>
              <w:bottom w:val="single" w:sz="4" w:space="0" w:color="auto"/>
              <w:right w:val="nil"/>
            </w:tcBorders>
            <w:vAlign w:val="center"/>
          </w:tcPr>
          <w:p w:rsidR="009F0D55" w:rsidRPr="008F2129" w:rsidRDefault="00395C69" w:rsidP="00395C69">
            <w:pPr>
              <w:spacing w:after="0" w:line="240" w:lineRule="auto"/>
              <w:ind w:left="0" w:right="0" w:firstLine="0"/>
              <w:jc w:val="left"/>
              <w:rPr>
                <w:sz w:val="22"/>
                <w:lang w:val="en-GB"/>
              </w:rPr>
            </w:pPr>
            <w:r w:rsidRPr="008F2129">
              <w:rPr>
                <w:sz w:val="22"/>
                <w:lang w:val="en-GB"/>
              </w:rPr>
              <w:t>07/02/2017</w:t>
            </w:r>
          </w:p>
        </w:tc>
        <w:tc>
          <w:tcPr>
            <w:tcW w:w="3119" w:type="dxa"/>
            <w:tcBorders>
              <w:top w:val="single" w:sz="4" w:space="0" w:color="auto"/>
              <w:left w:val="nil"/>
              <w:bottom w:val="single" w:sz="4" w:space="0" w:color="auto"/>
              <w:right w:val="nil"/>
            </w:tcBorders>
            <w:vAlign w:val="center"/>
          </w:tcPr>
          <w:p w:rsidR="009F0D55" w:rsidRPr="008F2129" w:rsidRDefault="00395C69" w:rsidP="00395C69">
            <w:pPr>
              <w:spacing w:after="0" w:line="240" w:lineRule="auto"/>
              <w:ind w:left="0" w:right="0" w:firstLine="0"/>
              <w:jc w:val="left"/>
              <w:rPr>
                <w:sz w:val="22"/>
                <w:lang w:val="en-GB"/>
              </w:rPr>
            </w:pPr>
            <w:r w:rsidRPr="008F2129">
              <w:rPr>
                <w:sz w:val="22"/>
                <w:lang w:val="en-GB"/>
              </w:rPr>
              <w:t>S. Caprara, E. Tinti</w:t>
            </w:r>
          </w:p>
        </w:tc>
        <w:tc>
          <w:tcPr>
            <w:tcW w:w="1559" w:type="dxa"/>
            <w:tcBorders>
              <w:top w:val="single" w:sz="4" w:space="0" w:color="auto"/>
              <w:left w:val="nil"/>
              <w:bottom w:val="single" w:sz="4" w:space="0" w:color="auto"/>
              <w:right w:val="nil"/>
            </w:tcBorders>
            <w:vAlign w:val="center"/>
          </w:tcPr>
          <w:p w:rsidR="009F0D55" w:rsidRPr="008F2129" w:rsidRDefault="00395C69" w:rsidP="00395C69">
            <w:pPr>
              <w:spacing w:after="0" w:line="240" w:lineRule="auto"/>
              <w:ind w:left="0" w:right="0" w:firstLine="0"/>
              <w:jc w:val="left"/>
              <w:rPr>
                <w:sz w:val="22"/>
                <w:lang w:val="en-GB"/>
              </w:rPr>
            </w:pPr>
            <w:r w:rsidRPr="008F2129">
              <w:rPr>
                <w:sz w:val="22"/>
                <w:lang w:val="en-GB"/>
              </w:rPr>
              <w:t>Corrections and updates</w:t>
            </w:r>
          </w:p>
        </w:tc>
      </w:tr>
    </w:tbl>
    <w:p w:rsidR="009F0D55" w:rsidRPr="008F2129" w:rsidRDefault="009F0D55" w:rsidP="00395C69">
      <w:pPr>
        <w:spacing w:after="120"/>
        <w:ind w:left="0" w:right="0" w:firstLine="0"/>
        <w:rPr>
          <w:sz w:val="22"/>
          <w:lang w:val="en-GB"/>
        </w:rPr>
      </w:pPr>
    </w:p>
    <w:p w:rsidR="009F0D55" w:rsidRPr="008F2129" w:rsidRDefault="009F0D55" w:rsidP="00395C69">
      <w:pPr>
        <w:spacing w:after="120"/>
        <w:ind w:left="0" w:right="0" w:firstLine="0"/>
        <w:rPr>
          <w:sz w:val="22"/>
          <w:lang w:val="en-GB"/>
        </w:rPr>
      </w:pPr>
    </w:p>
    <w:p w:rsidR="0039268F" w:rsidRPr="008F2129" w:rsidRDefault="00CD3888" w:rsidP="00DD544E">
      <w:pPr>
        <w:pStyle w:val="Heading2"/>
        <w:numPr>
          <w:ilvl w:val="1"/>
          <w:numId w:val="4"/>
        </w:numPr>
        <w:ind w:left="426" w:hanging="426"/>
        <w:jc w:val="both"/>
        <w:rPr>
          <w:sz w:val="28"/>
          <w:lang w:val="en-GB"/>
        </w:rPr>
      </w:pPr>
      <w:r w:rsidRPr="008F2129">
        <w:rPr>
          <w:sz w:val="28"/>
          <w:lang w:val="en-GB"/>
        </w:rPr>
        <w:t xml:space="preserve"> </w:t>
      </w:r>
      <w:bookmarkStart w:id="3" w:name="_Toc474229475"/>
      <w:r w:rsidR="0039268F" w:rsidRPr="008F2129">
        <w:rPr>
          <w:sz w:val="28"/>
          <w:lang w:val="en-GB"/>
        </w:rPr>
        <w:t>Purpose</w:t>
      </w:r>
      <w:bookmarkEnd w:id="3"/>
    </w:p>
    <w:p w:rsidR="0039268F" w:rsidRPr="008F2129" w:rsidRDefault="0039268F" w:rsidP="00DD544E">
      <w:pPr>
        <w:spacing w:after="120"/>
        <w:ind w:left="0" w:right="0" w:firstLine="0"/>
        <w:rPr>
          <w:sz w:val="22"/>
          <w:lang w:val="en-GB"/>
        </w:rPr>
      </w:pPr>
      <w:r w:rsidRPr="008F2129">
        <w:rPr>
          <w:sz w:val="22"/>
          <w:lang w:val="en-GB"/>
        </w:rPr>
        <w:t xml:space="preserve">The purpose of this document is to provide a description of the system to be developed. It specifies goals of the system, functional and non-functional requirements and assumptions, other than use cases, possible scenarios and UML diagrams. Also, the system has been </w:t>
      </w:r>
      <w:r w:rsidR="00CD3888" w:rsidRPr="008F2129">
        <w:rPr>
          <w:sz w:val="22"/>
          <w:lang w:val="en-GB"/>
        </w:rPr>
        <w:t>modelled</w:t>
      </w:r>
      <w:r w:rsidRPr="008F2129">
        <w:rPr>
          <w:sz w:val="22"/>
          <w:lang w:val="en-GB"/>
        </w:rPr>
        <w:t xml:space="preserve"> using Alloy Analyzer and the code is provided with results of the simulation.</w:t>
      </w:r>
    </w:p>
    <w:p w:rsidR="0039268F" w:rsidRPr="008F2129" w:rsidRDefault="0039268F" w:rsidP="00DD544E">
      <w:pPr>
        <w:spacing w:after="120"/>
        <w:ind w:left="0" w:right="0" w:firstLine="0"/>
        <w:rPr>
          <w:sz w:val="22"/>
          <w:lang w:val="en-GB"/>
        </w:rPr>
      </w:pPr>
      <w:r w:rsidRPr="008F2129">
        <w:rPr>
          <w:sz w:val="22"/>
          <w:lang w:val="en-GB"/>
        </w:rPr>
        <w:t>The document is addressed to programmers involved in the developing phase and to the client that has to revise the contract basis for the system development.</w:t>
      </w:r>
    </w:p>
    <w:p w:rsidR="00320906" w:rsidRPr="008F2129" w:rsidRDefault="00320906" w:rsidP="00DD544E">
      <w:pPr>
        <w:spacing w:after="120"/>
        <w:ind w:left="0" w:right="0" w:firstLine="0"/>
        <w:rPr>
          <w:sz w:val="22"/>
          <w:lang w:val="en-GB"/>
        </w:rPr>
      </w:pPr>
    </w:p>
    <w:p w:rsidR="00126AE1" w:rsidRPr="008F2129" w:rsidRDefault="00CD3888" w:rsidP="00DD544E">
      <w:pPr>
        <w:pStyle w:val="Heading2"/>
        <w:numPr>
          <w:ilvl w:val="1"/>
          <w:numId w:val="4"/>
        </w:numPr>
        <w:ind w:left="426" w:hanging="426"/>
        <w:jc w:val="both"/>
        <w:rPr>
          <w:sz w:val="28"/>
          <w:lang w:val="en-GB"/>
        </w:rPr>
      </w:pPr>
      <w:r w:rsidRPr="008F2129">
        <w:rPr>
          <w:sz w:val="28"/>
          <w:lang w:val="en-GB"/>
        </w:rPr>
        <w:t xml:space="preserve"> </w:t>
      </w:r>
      <w:bookmarkStart w:id="4" w:name="_Toc474229476"/>
      <w:r w:rsidR="00607C92" w:rsidRPr="008F2129">
        <w:rPr>
          <w:sz w:val="28"/>
          <w:lang w:val="en-GB"/>
        </w:rPr>
        <w:t>Description of the given problem</w:t>
      </w:r>
      <w:bookmarkEnd w:id="4"/>
    </w:p>
    <w:p w:rsidR="0039268F" w:rsidRPr="008F2129" w:rsidRDefault="0039268F" w:rsidP="00DD544E">
      <w:pPr>
        <w:spacing w:after="120"/>
        <w:ind w:left="0" w:right="0" w:firstLine="0"/>
        <w:rPr>
          <w:sz w:val="22"/>
          <w:lang w:val="en-GB"/>
        </w:rPr>
      </w:pPr>
      <w:r w:rsidRPr="008F2129">
        <w:rPr>
          <w:sz w:val="22"/>
          <w:lang w:val="en-GB"/>
        </w:rPr>
        <w:t>The aim of PowerEnjoy is to offer a car-sharing service to users, so that they can reserve, use and release electric cars.</w:t>
      </w:r>
    </w:p>
    <w:p w:rsidR="0039268F" w:rsidRPr="008F2129" w:rsidRDefault="0039268F" w:rsidP="00DD544E">
      <w:pPr>
        <w:spacing w:after="120"/>
        <w:ind w:left="0" w:right="0" w:firstLine="0"/>
        <w:rPr>
          <w:sz w:val="22"/>
          <w:lang w:val="en-GB"/>
        </w:rPr>
      </w:pPr>
      <w:r w:rsidRPr="008F2129">
        <w:rPr>
          <w:sz w:val="22"/>
          <w:lang w:val="en-GB"/>
        </w:rPr>
        <w:t xml:space="preserve">The user can register to the </w:t>
      </w:r>
      <w:r w:rsidR="00EF4C8F" w:rsidRPr="008F2129">
        <w:rPr>
          <w:sz w:val="22"/>
          <w:lang w:val="en-GB"/>
        </w:rPr>
        <w:t xml:space="preserve">PowerEnjoy </w:t>
      </w:r>
      <w:r w:rsidRPr="008F2129">
        <w:rPr>
          <w:sz w:val="22"/>
          <w:lang w:val="en-GB"/>
        </w:rPr>
        <w:t xml:space="preserve">service by using a mobile application that communicates with a system. To get access to the service the user must provide driving license, ID card and payment details; after system validation, a password will be sent for accessing </w:t>
      </w:r>
      <w:r w:rsidR="0078254E" w:rsidRPr="008F2129">
        <w:rPr>
          <w:sz w:val="22"/>
          <w:lang w:val="en-GB"/>
        </w:rPr>
        <w:t xml:space="preserve">to </w:t>
      </w:r>
      <w:r w:rsidRPr="008F2129">
        <w:rPr>
          <w:sz w:val="22"/>
          <w:lang w:val="en-GB"/>
        </w:rPr>
        <w:t>the account.</w:t>
      </w:r>
    </w:p>
    <w:p w:rsidR="0039268F" w:rsidRPr="008F2129" w:rsidRDefault="0039268F" w:rsidP="00DD544E">
      <w:pPr>
        <w:spacing w:after="120"/>
        <w:ind w:left="0" w:right="0" w:firstLine="0"/>
        <w:rPr>
          <w:sz w:val="22"/>
          <w:lang w:val="en-GB"/>
        </w:rPr>
      </w:pPr>
      <w:r w:rsidRPr="008F2129">
        <w:rPr>
          <w:sz w:val="22"/>
          <w:lang w:val="en-GB"/>
        </w:rPr>
        <w:t>Registered users have complete access to the functions of the application, being allowed to see available cars around them or close to a user specified address and to ask for a reservation. Users are also given the possibility to cancel the reservation.</w:t>
      </w:r>
    </w:p>
    <w:p w:rsidR="0039268F" w:rsidRPr="008F2129" w:rsidRDefault="0039268F" w:rsidP="00DD544E">
      <w:pPr>
        <w:spacing w:after="120"/>
        <w:ind w:left="0" w:right="0" w:firstLine="0"/>
        <w:rPr>
          <w:sz w:val="22"/>
          <w:lang w:val="en-GB"/>
        </w:rPr>
      </w:pPr>
      <w:r w:rsidRPr="008F2129">
        <w:rPr>
          <w:sz w:val="22"/>
          <w:lang w:val="en-GB"/>
        </w:rPr>
        <w:t>After the reservation, a one hour time limit is imposed t</w:t>
      </w:r>
      <w:r w:rsidR="0078254E" w:rsidRPr="008F2129">
        <w:rPr>
          <w:sz w:val="22"/>
          <w:lang w:val="en-GB"/>
        </w:rPr>
        <w:t>o reach the car, and only once the user</w:t>
      </w:r>
      <w:r w:rsidRPr="008F2129">
        <w:rPr>
          <w:sz w:val="22"/>
          <w:lang w:val="en-GB"/>
        </w:rPr>
        <w:t xml:space="preserve"> gets close</w:t>
      </w:r>
      <w:r w:rsidR="0078254E" w:rsidRPr="008F2129">
        <w:rPr>
          <w:sz w:val="22"/>
          <w:lang w:val="en-GB"/>
        </w:rPr>
        <w:t>,</w:t>
      </w:r>
      <w:r w:rsidRPr="008F2129">
        <w:rPr>
          <w:sz w:val="22"/>
          <w:lang w:val="en-GB"/>
        </w:rPr>
        <w:t xml:space="preserve"> the system unlock</w:t>
      </w:r>
      <w:r w:rsidR="0078254E" w:rsidRPr="008F2129">
        <w:rPr>
          <w:sz w:val="22"/>
          <w:lang w:val="en-GB"/>
        </w:rPr>
        <w:t>s</w:t>
      </w:r>
      <w:r w:rsidRPr="008F2129">
        <w:rPr>
          <w:sz w:val="22"/>
          <w:lang w:val="en-GB"/>
        </w:rPr>
        <w:t xml:space="preserve"> it; the user can enable an option </w:t>
      </w:r>
      <w:r w:rsidRPr="008F2129">
        <w:rPr>
          <w:sz w:val="22"/>
          <w:lang w:val="en-GB"/>
        </w:rPr>
        <w:lastRenderedPageBreak/>
        <w:t>provided to save money. In that case the system designates the place where to park and the user can get a discount if he confirms and parks there.</w:t>
      </w:r>
    </w:p>
    <w:p w:rsidR="0039268F" w:rsidRPr="008F2129" w:rsidRDefault="0039268F" w:rsidP="00DD544E">
      <w:pPr>
        <w:spacing w:after="120"/>
        <w:ind w:left="0" w:right="0" w:firstLine="0"/>
        <w:rPr>
          <w:sz w:val="22"/>
          <w:lang w:val="en-GB"/>
        </w:rPr>
      </w:pPr>
      <w:r w:rsidRPr="008F2129">
        <w:rPr>
          <w:sz w:val="22"/>
          <w:lang w:val="en-GB"/>
        </w:rPr>
        <w:t>The user is charged at the end of the rental and the due amount is calculated on the time of the ride; in some cases, depending on the number of passengers, the battery level of the car and the place in which the user parks it, he may get discounts or get some extra charge.</w:t>
      </w:r>
    </w:p>
    <w:p w:rsidR="0039268F" w:rsidRPr="008F2129" w:rsidRDefault="0039268F" w:rsidP="00DD544E">
      <w:pPr>
        <w:spacing w:after="120"/>
        <w:ind w:left="0" w:right="0" w:firstLine="0"/>
        <w:rPr>
          <w:sz w:val="22"/>
          <w:lang w:val="en-GB"/>
        </w:rPr>
      </w:pPr>
      <w:r w:rsidRPr="008F2129">
        <w:rPr>
          <w:sz w:val="22"/>
          <w:lang w:val="en-GB"/>
        </w:rPr>
        <w:t>Discounts and extra charge are calculated as follows:</w:t>
      </w:r>
    </w:p>
    <w:p w:rsidR="0039268F" w:rsidRPr="008F2129" w:rsidRDefault="0039268F"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-10% off if the car has at least two other passengers;</w:t>
      </w:r>
    </w:p>
    <w:p w:rsidR="0039268F" w:rsidRPr="008F2129" w:rsidRDefault="0039268F"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-20% off if the car is left with more than 50% of the battery;</w:t>
      </w:r>
    </w:p>
    <w:p w:rsidR="0039268F" w:rsidRPr="008F2129" w:rsidRDefault="0039268F"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-30% if the car is parked and the users plugs it into the power grid;</w:t>
      </w:r>
    </w:p>
    <w:p w:rsidR="0039268F" w:rsidRPr="008F2129" w:rsidRDefault="0039268F"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+30% if the car is left at more than 3km from the nearest power grid station or with less than 20% of the battery.</w:t>
      </w:r>
    </w:p>
    <w:p w:rsidR="0039268F" w:rsidRPr="008F2129" w:rsidRDefault="0039268F" w:rsidP="00DD544E">
      <w:pPr>
        <w:spacing w:after="120"/>
        <w:ind w:left="0" w:right="0" w:firstLine="0"/>
        <w:rPr>
          <w:sz w:val="22"/>
          <w:lang w:val="en-GB"/>
        </w:rPr>
      </w:pPr>
      <w:r w:rsidRPr="008F2129">
        <w:rPr>
          <w:sz w:val="22"/>
          <w:lang w:val="en-GB"/>
        </w:rPr>
        <w:t xml:space="preserve">The service provided is available in the Italian area and a European driving license is required to register. The system knows the coverage of the service, the valid parking areas </w:t>
      </w:r>
      <w:r w:rsidR="00172981" w:rsidRPr="008F2129">
        <w:rPr>
          <w:sz w:val="22"/>
          <w:lang w:val="en-GB"/>
        </w:rPr>
        <w:t xml:space="preserve">(safe areas) </w:t>
      </w:r>
      <w:r w:rsidRPr="008F2129">
        <w:rPr>
          <w:sz w:val="22"/>
          <w:lang w:val="en-GB"/>
        </w:rPr>
        <w:t xml:space="preserve">and the list of the </w:t>
      </w:r>
      <w:r w:rsidR="00172981" w:rsidRPr="008F2129">
        <w:rPr>
          <w:sz w:val="22"/>
          <w:lang w:val="en-GB"/>
        </w:rPr>
        <w:t>special parking areas</w:t>
      </w:r>
      <w:r w:rsidRPr="008F2129">
        <w:rPr>
          <w:sz w:val="22"/>
          <w:lang w:val="en-GB"/>
        </w:rPr>
        <w:t xml:space="preserve"> (as a list of coordinates) and accesses users and cars’ locations via their GPS enabled on mobile phones </w:t>
      </w:r>
      <w:r w:rsidRPr="008F2129">
        <w:rPr>
          <w:sz w:val="22"/>
          <w:highlight w:val="yellow"/>
          <w:lang w:val="en-GB"/>
        </w:rPr>
        <w:t>and boards</w:t>
      </w:r>
      <w:r w:rsidRPr="008F2129">
        <w:rPr>
          <w:sz w:val="22"/>
          <w:lang w:val="en-GB"/>
        </w:rPr>
        <w:t>.</w:t>
      </w:r>
    </w:p>
    <w:p w:rsidR="0039268F" w:rsidRPr="008F2129" w:rsidRDefault="0039268F" w:rsidP="00DD544E">
      <w:pPr>
        <w:spacing w:after="120"/>
        <w:ind w:left="0" w:right="0" w:firstLine="0"/>
        <w:rPr>
          <w:sz w:val="22"/>
          <w:lang w:val="en-GB"/>
        </w:rPr>
      </w:pPr>
      <w:r w:rsidRPr="008F2129">
        <w:rPr>
          <w:sz w:val="22"/>
          <w:lang w:val="en-GB"/>
        </w:rPr>
        <w:t>Cars that need maintenance for any reason and that are unavailable are not shown on users’ maps.</w:t>
      </w:r>
    </w:p>
    <w:p w:rsidR="005E4E15" w:rsidRPr="008F2129" w:rsidRDefault="005E4E15" w:rsidP="00DD544E">
      <w:pPr>
        <w:spacing w:after="120"/>
        <w:ind w:left="0" w:right="0" w:firstLine="0"/>
        <w:rPr>
          <w:sz w:val="22"/>
          <w:lang w:val="en-GB"/>
        </w:rPr>
      </w:pPr>
      <w:r w:rsidRPr="008F2129">
        <w:rPr>
          <w:sz w:val="22"/>
          <w:lang w:val="en-GB"/>
        </w:rPr>
        <w:t xml:space="preserve">On the other side, another type of </w:t>
      </w:r>
      <w:r w:rsidR="00172981" w:rsidRPr="008F2129">
        <w:rPr>
          <w:sz w:val="22"/>
          <w:lang w:val="en-GB"/>
        </w:rPr>
        <w:t>user, operator</w:t>
      </w:r>
      <w:r w:rsidR="0078254E" w:rsidRPr="008F2129">
        <w:rPr>
          <w:sz w:val="22"/>
          <w:lang w:val="en-GB"/>
        </w:rPr>
        <w:t>,</w:t>
      </w:r>
      <w:r w:rsidRPr="008F2129">
        <w:rPr>
          <w:sz w:val="22"/>
          <w:lang w:val="en-GB"/>
        </w:rPr>
        <w:t xml:space="preserve"> h</w:t>
      </w:r>
      <w:r w:rsidR="0078254E" w:rsidRPr="008F2129">
        <w:rPr>
          <w:sz w:val="22"/>
          <w:lang w:val="en-GB"/>
        </w:rPr>
        <w:t>as</w:t>
      </w:r>
      <w:r w:rsidRPr="008F2129">
        <w:rPr>
          <w:sz w:val="22"/>
          <w:lang w:val="en-GB"/>
        </w:rPr>
        <w:t xml:space="preserve"> a different access to the </w:t>
      </w:r>
      <w:r w:rsidR="00172981" w:rsidRPr="008F2129">
        <w:rPr>
          <w:sz w:val="22"/>
          <w:lang w:val="en-GB"/>
        </w:rPr>
        <w:t>service</w:t>
      </w:r>
      <w:r w:rsidRPr="008F2129">
        <w:rPr>
          <w:sz w:val="22"/>
          <w:lang w:val="en-GB"/>
        </w:rPr>
        <w:t>. Their objective is to do interventions and maintenance on cars that are unavailable for the following reasons:</w:t>
      </w:r>
    </w:p>
    <w:p w:rsidR="005E4E15" w:rsidRPr="008F2129" w:rsidRDefault="005E4E15"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car is left with less than 5% of the battery level;</w:t>
      </w:r>
    </w:p>
    <w:p w:rsidR="005E4E15" w:rsidRPr="008F2129" w:rsidRDefault="005E4E15"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car </w:t>
      </w:r>
      <w:r w:rsidR="0078254E" w:rsidRPr="008F2129">
        <w:rPr>
          <w:rFonts w:asciiTheme="minorHAnsi" w:hAnsiTheme="minorHAnsi" w:cstheme="minorHAnsi"/>
          <w:sz w:val="22"/>
          <w:szCs w:val="20"/>
          <w:lang w:val="en-GB"/>
        </w:rPr>
        <w:t>needs maintenance for issues reported through its control unit.</w:t>
      </w:r>
    </w:p>
    <w:p w:rsidR="00C76D4C" w:rsidRPr="008F2129" w:rsidRDefault="0078254E"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Operators interact with the system through a mobile application providing a login page for their identification, the list of cars in need of maintenance and a function to take them in charge in order to fix the issue.</w:t>
      </w:r>
      <w:r w:rsidR="00172981" w:rsidRPr="008F2129">
        <w:rPr>
          <w:rFonts w:asciiTheme="minorHAnsi" w:hAnsiTheme="minorHAnsi" w:cstheme="minorHAnsi"/>
          <w:sz w:val="22"/>
          <w:szCs w:val="20"/>
          <w:lang w:val="en-GB"/>
        </w:rPr>
        <w:t xml:space="preserve"> Once the work done, they inform the system and the car </w:t>
      </w:r>
      <w:r w:rsidR="00172981" w:rsidRPr="008F2129">
        <w:rPr>
          <w:sz w:val="22"/>
          <w:lang w:val="en-GB"/>
        </w:rPr>
        <w:t>becomes</w:t>
      </w:r>
      <w:r w:rsidR="00172981" w:rsidRPr="008F2129">
        <w:rPr>
          <w:rFonts w:asciiTheme="minorHAnsi" w:hAnsiTheme="minorHAnsi" w:cstheme="minorHAnsi"/>
          <w:sz w:val="22"/>
          <w:szCs w:val="20"/>
          <w:lang w:val="en-GB"/>
        </w:rPr>
        <w:t xml:space="preserve"> available again.</w:t>
      </w:r>
    </w:p>
    <w:p w:rsidR="00320906" w:rsidRPr="008F2129" w:rsidRDefault="00320906" w:rsidP="00DD544E">
      <w:pPr>
        <w:spacing w:after="120"/>
        <w:ind w:left="0" w:right="0" w:firstLine="0"/>
        <w:rPr>
          <w:rFonts w:asciiTheme="minorHAnsi" w:hAnsiTheme="minorHAnsi" w:cstheme="minorHAnsi"/>
          <w:sz w:val="22"/>
          <w:szCs w:val="20"/>
          <w:lang w:val="en-GB"/>
        </w:rPr>
      </w:pPr>
    </w:p>
    <w:p w:rsidR="00505489" w:rsidRPr="008F2129" w:rsidRDefault="00CD3888" w:rsidP="00DD544E">
      <w:pPr>
        <w:pStyle w:val="Heading2"/>
        <w:numPr>
          <w:ilvl w:val="1"/>
          <w:numId w:val="4"/>
        </w:numPr>
        <w:ind w:left="426" w:hanging="426"/>
        <w:jc w:val="both"/>
        <w:rPr>
          <w:sz w:val="28"/>
          <w:lang w:val="en-GB"/>
        </w:rPr>
      </w:pPr>
      <w:r w:rsidRPr="008F2129">
        <w:rPr>
          <w:sz w:val="28"/>
          <w:lang w:val="en-GB"/>
        </w:rPr>
        <w:t xml:space="preserve"> </w:t>
      </w:r>
      <w:bookmarkStart w:id="5" w:name="_Toc474229477"/>
      <w:r w:rsidR="00505489" w:rsidRPr="008F2129">
        <w:rPr>
          <w:sz w:val="28"/>
          <w:lang w:val="en-GB"/>
        </w:rPr>
        <w:t>Glossary</w:t>
      </w:r>
      <w:bookmarkEnd w:id="5"/>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Car Sharing:</w:t>
      </w:r>
      <w:r w:rsidRPr="008F2129">
        <w:rPr>
          <w:rFonts w:asciiTheme="minorHAnsi" w:hAnsiTheme="minorHAnsi" w:cstheme="minorHAnsi"/>
          <w:sz w:val="22"/>
          <w:szCs w:val="20"/>
          <w:lang w:val="en-GB"/>
        </w:rPr>
        <w:t xml:space="preserve"> it is a </w:t>
      </w:r>
      <w:r w:rsidR="00E106F9" w:rsidRPr="008F2129">
        <w:rPr>
          <w:rFonts w:asciiTheme="minorHAnsi" w:hAnsiTheme="minorHAnsi" w:cstheme="minorHAnsi"/>
          <w:sz w:val="22"/>
          <w:szCs w:val="20"/>
          <w:lang w:val="en-GB"/>
        </w:rPr>
        <w:t xml:space="preserve">car rental </w:t>
      </w:r>
      <w:r w:rsidRPr="008F2129">
        <w:rPr>
          <w:rFonts w:asciiTheme="minorHAnsi" w:hAnsiTheme="minorHAnsi" w:cstheme="minorHAnsi"/>
          <w:sz w:val="22"/>
          <w:szCs w:val="20"/>
          <w:lang w:val="en-GB"/>
        </w:rPr>
        <w:t xml:space="preserve">service </w:t>
      </w:r>
      <w:r w:rsidR="00F24E71" w:rsidRPr="008F2129">
        <w:rPr>
          <w:rFonts w:asciiTheme="minorHAnsi" w:hAnsiTheme="minorHAnsi" w:cstheme="minorHAnsi"/>
          <w:sz w:val="22"/>
          <w:szCs w:val="20"/>
          <w:lang w:val="en-GB"/>
        </w:rPr>
        <w:t>that</w:t>
      </w:r>
      <w:r w:rsidRPr="008F2129">
        <w:rPr>
          <w:rFonts w:asciiTheme="minorHAnsi" w:hAnsiTheme="minorHAnsi" w:cstheme="minorHAnsi"/>
          <w:sz w:val="22"/>
          <w:szCs w:val="20"/>
          <w:lang w:val="en-GB"/>
        </w:rPr>
        <w:t xml:space="preserve"> people can use </w:t>
      </w:r>
      <w:r w:rsidR="00F24E71" w:rsidRPr="008F2129">
        <w:rPr>
          <w:rFonts w:asciiTheme="minorHAnsi" w:hAnsiTheme="minorHAnsi" w:cstheme="minorHAnsi"/>
          <w:sz w:val="22"/>
          <w:szCs w:val="20"/>
          <w:lang w:val="en-GB"/>
        </w:rPr>
        <w:t>to reserve</w:t>
      </w:r>
      <w:r w:rsidRPr="008F2129">
        <w:rPr>
          <w:rFonts w:asciiTheme="minorHAnsi" w:hAnsiTheme="minorHAnsi" w:cstheme="minorHAnsi"/>
          <w:sz w:val="22"/>
          <w:szCs w:val="20"/>
          <w:lang w:val="en-GB"/>
        </w:rPr>
        <w:t xml:space="preserve"> car</w:t>
      </w:r>
      <w:r w:rsidR="00F24E71" w:rsidRPr="008F2129">
        <w:rPr>
          <w:rFonts w:asciiTheme="minorHAnsi" w:hAnsiTheme="minorHAnsi" w:cstheme="minorHAnsi"/>
          <w:sz w:val="22"/>
          <w:szCs w:val="20"/>
          <w:lang w:val="en-GB"/>
        </w:rPr>
        <w:t>s, use them</w:t>
      </w:r>
      <w:r w:rsidRPr="008F2129">
        <w:rPr>
          <w:rFonts w:asciiTheme="minorHAnsi" w:hAnsiTheme="minorHAnsi" w:cstheme="minorHAnsi"/>
          <w:sz w:val="22"/>
          <w:szCs w:val="20"/>
          <w:lang w:val="en-GB"/>
        </w:rPr>
        <w:t xml:space="preserve">, usually for </w:t>
      </w:r>
      <w:r w:rsidR="00F24E71" w:rsidRPr="008F2129">
        <w:rPr>
          <w:rFonts w:asciiTheme="minorHAnsi" w:hAnsiTheme="minorHAnsi" w:cstheme="minorHAnsi"/>
          <w:sz w:val="22"/>
          <w:szCs w:val="20"/>
          <w:lang w:val="en-GB"/>
        </w:rPr>
        <w:t>a short time</w:t>
      </w:r>
      <w:r w:rsidRPr="008F2129">
        <w:rPr>
          <w:rFonts w:asciiTheme="minorHAnsi" w:hAnsiTheme="minorHAnsi" w:cstheme="minorHAnsi"/>
          <w:sz w:val="22"/>
          <w:szCs w:val="20"/>
          <w:lang w:val="en-GB"/>
        </w:rPr>
        <w:t xml:space="preserve">, and then leave </w:t>
      </w:r>
      <w:r w:rsidR="00F24E71" w:rsidRPr="008F2129">
        <w:rPr>
          <w:rFonts w:asciiTheme="minorHAnsi" w:hAnsiTheme="minorHAnsi" w:cstheme="minorHAnsi"/>
          <w:sz w:val="22"/>
          <w:szCs w:val="20"/>
          <w:lang w:val="en-GB"/>
        </w:rPr>
        <w:t>them in</w:t>
      </w:r>
      <w:r w:rsidRPr="008F2129">
        <w:rPr>
          <w:rFonts w:asciiTheme="minorHAnsi" w:hAnsiTheme="minorHAnsi" w:cstheme="minorHAnsi"/>
          <w:sz w:val="22"/>
          <w:szCs w:val="20"/>
          <w:lang w:val="en-GB"/>
        </w:rPr>
        <w:t xml:space="preserve"> a parking.</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lastRenderedPageBreak/>
        <w:t>User:</w:t>
      </w:r>
      <w:r w:rsidRPr="008F2129">
        <w:rPr>
          <w:rFonts w:asciiTheme="minorHAnsi" w:hAnsiTheme="minorHAnsi" w:cstheme="minorHAnsi"/>
          <w:sz w:val="22"/>
          <w:szCs w:val="20"/>
          <w:lang w:val="en-GB"/>
        </w:rPr>
        <w:t xml:space="preserve"> a person that is registered to the PowerEnjoy Service. </w:t>
      </w:r>
      <w:r w:rsidR="00F24E71" w:rsidRPr="008F2129">
        <w:rPr>
          <w:rFonts w:asciiTheme="minorHAnsi" w:hAnsiTheme="minorHAnsi" w:cstheme="minorHAnsi"/>
          <w:sz w:val="22"/>
          <w:szCs w:val="20"/>
          <w:lang w:val="en-GB"/>
        </w:rPr>
        <w:t>He must be</w:t>
      </w:r>
      <w:r w:rsidRPr="008F2129">
        <w:rPr>
          <w:rFonts w:asciiTheme="minorHAnsi" w:hAnsiTheme="minorHAnsi" w:cstheme="minorHAnsi"/>
          <w:sz w:val="22"/>
          <w:szCs w:val="20"/>
          <w:lang w:val="en-GB"/>
        </w:rPr>
        <w:t xml:space="preserve"> older than 18, and have a valid d</w:t>
      </w:r>
      <w:r w:rsidR="00F24E71" w:rsidRPr="008F2129">
        <w:rPr>
          <w:rFonts w:asciiTheme="minorHAnsi" w:hAnsiTheme="minorHAnsi" w:cstheme="minorHAnsi"/>
          <w:sz w:val="22"/>
          <w:szCs w:val="20"/>
          <w:lang w:val="en-GB"/>
        </w:rPr>
        <w:t>riving licence to drive cars. He</w:t>
      </w:r>
      <w:r w:rsidRPr="008F2129">
        <w:rPr>
          <w:rFonts w:asciiTheme="minorHAnsi" w:hAnsiTheme="minorHAnsi" w:cstheme="minorHAnsi"/>
          <w:sz w:val="22"/>
          <w:szCs w:val="20"/>
          <w:lang w:val="en-GB"/>
        </w:rPr>
        <w:t xml:space="preserve"> </w:t>
      </w:r>
      <w:r w:rsidR="009F0D55" w:rsidRPr="008F2129">
        <w:rPr>
          <w:rFonts w:asciiTheme="minorHAnsi" w:hAnsiTheme="minorHAnsi" w:cstheme="minorHAnsi"/>
          <w:sz w:val="22"/>
          <w:szCs w:val="20"/>
          <w:lang w:val="en-GB"/>
        </w:rPr>
        <w:t>can</w:t>
      </w:r>
      <w:r w:rsidRPr="008F2129">
        <w:rPr>
          <w:rFonts w:asciiTheme="minorHAnsi" w:hAnsiTheme="minorHAnsi" w:cstheme="minorHAnsi"/>
          <w:sz w:val="22"/>
          <w:szCs w:val="20"/>
          <w:lang w:val="en-GB"/>
        </w:rPr>
        <w:t xml:space="preserve"> reserve PowerEnjoy car</w:t>
      </w:r>
      <w:r w:rsidR="00F24E7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using the PowerEnjoy mobile application.</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Operator:</w:t>
      </w:r>
      <w:r w:rsidR="00F24E71" w:rsidRPr="008F2129">
        <w:rPr>
          <w:rFonts w:asciiTheme="minorHAnsi" w:hAnsiTheme="minorHAnsi" w:cstheme="minorHAnsi"/>
          <w:sz w:val="22"/>
          <w:szCs w:val="20"/>
          <w:lang w:val="en-GB"/>
        </w:rPr>
        <w:t xml:space="preserve"> </w:t>
      </w:r>
      <w:r w:rsidRPr="008F2129">
        <w:rPr>
          <w:rFonts w:asciiTheme="minorHAnsi" w:hAnsiTheme="minorHAnsi" w:cstheme="minorHAnsi"/>
          <w:sz w:val="22"/>
          <w:szCs w:val="20"/>
          <w:lang w:val="en-GB"/>
        </w:rPr>
        <w:t>a person with technical skills, such as a mechanic, that fix</w:t>
      </w:r>
      <w:r w:rsidR="00F24E71" w:rsidRPr="008F2129">
        <w:rPr>
          <w:rFonts w:asciiTheme="minorHAnsi" w:hAnsiTheme="minorHAnsi" w:cstheme="minorHAnsi"/>
          <w:sz w:val="22"/>
          <w:szCs w:val="20"/>
          <w:lang w:val="en-GB"/>
        </w:rPr>
        <w:t>es</w:t>
      </w:r>
      <w:r w:rsidRPr="008F2129">
        <w:rPr>
          <w:rFonts w:asciiTheme="minorHAnsi" w:hAnsiTheme="minorHAnsi" w:cstheme="minorHAnsi"/>
          <w:sz w:val="22"/>
          <w:szCs w:val="20"/>
          <w:lang w:val="en-GB"/>
        </w:rPr>
        <w:t xml:space="preserve"> </w:t>
      </w:r>
      <w:r w:rsidR="00F24E71" w:rsidRPr="008F2129">
        <w:rPr>
          <w:rFonts w:asciiTheme="minorHAnsi" w:hAnsiTheme="minorHAnsi" w:cstheme="minorHAnsi"/>
          <w:sz w:val="22"/>
          <w:szCs w:val="20"/>
          <w:lang w:val="en-GB"/>
        </w:rPr>
        <w:t xml:space="preserve">issues </w:t>
      </w:r>
      <w:r w:rsidRPr="008F2129">
        <w:rPr>
          <w:rFonts w:asciiTheme="minorHAnsi" w:hAnsiTheme="minorHAnsi" w:cstheme="minorHAnsi"/>
          <w:sz w:val="22"/>
          <w:szCs w:val="20"/>
          <w:lang w:val="en-GB"/>
        </w:rPr>
        <w:t>and take</w:t>
      </w:r>
      <w:r w:rsidR="00F24E7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PowerEnjoy cars to a </w:t>
      </w:r>
      <w:r w:rsidR="00F24E71" w:rsidRPr="008F2129">
        <w:rPr>
          <w:rFonts w:asciiTheme="minorHAnsi" w:hAnsiTheme="minorHAnsi" w:cstheme="minorHAnsi"/>
          <w:sz w:val="22"/>
          <w:szCs w:val="20"/>
          <w:lang w:val="en-GB"/>
        </w:rPr>
        <w:t>special parking area and plug them</w:t>
      </w:r>
      <w:r w:rsidRPr="008F2129">
        <w:rPr>
          <w:rFonts w:asciiTheme="minorHAnsi" w:hAnsiTheme="minorHAnsi" w:cstheme="minorHAnsi"/>
          <w:sz w:val="22"/>
          <w:szCs w:val="20"/>
          <w:lang w:val="en-GB"/>
        </w:rPr>
        <w:t xml:space="preserve"> at Power Plug when their battery is low. Since they are not PowerEnjoy service user</w:t>
      </w:r>
      <w:r w:rsidR="00F24E7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they can't reserve a car and perform any operation users do.</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App:</w:t>
      </w:r>
      <w:r w:rsidRPr="008F2129">
        <w:rPr>
          <w:rFonts w:asciiTheme="minorHAnsi" w:hAnsiTheme="minorHAnsi" w:cstheme="minorHAnsi"/>
          <w:sz w:val="22"/>
          <w:szCs w:val="20"/>
          <w:lang w:val="en-GB"/>
        </w:rPr>
        <w:t xml:space="preserve"> It is the short term we use to de</w:t>
      </w:r>
      <w:r w:rsidR="00607C92" w:rsidRPr="008F2129">
        <w:rPr>
          <w:rFonts w:asciiTheme="minorHAnsi" w:hAnsiTheme="minorHAnsi" w:cstheme="minorHAnsi"/>
          <w:sz w:val="22"/>
          <w:szCs w:val="20"/>
          <w:lang w:val="en-GB"/>
        </w:rPr>
        <w:t>f</w:t>
      </w:r>
      <w:r w:rsidRPr="008F2129">
        <w:rPr>
          <w:rFonts w:asciiTheme="minorHAnsi" w:hAnsiTheme="minorHAnsi" w:cstheme="minorHAnsi"/>
          <w:sz w:val="22"/>
          <w:szCs w:val="20"/>
          <w:lang w:val="en-GB"/>
        </w:rPr>
        <w:t>ine a mobile application.</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b/>
          <w:sz w:val="22"/>
          <w:szCs w:val="20"/>
          <w:highlight w:val="green"/>
          <w:lang w:val="en-GB"/>
        </w:rPr>
        <w:t>Power Plug:</w:t>
      </w:r>
      <w:r w:rsidRPr="008F2129">
        <w:rPr>
          <w:rFonts w:asciiTheme="minorHAnsi" w:hAnsiTheme="minorHAnsi" w:cstheme="minorHAnsi"/>
          <w:sz w:val="22"/>
          <w:szCs w:val="20"/>
          <w:highlight w:val="green"/>
          <w:lang w:val="en-GB"/>
        </w:rPr>
        <w:t xml:space="preserve"> It is a column with one electricity socket where it is possible to plug the car. Each socket has a number written on it and a led</w:t>
      </w:r>
      <w:r w:rsidR="00F24E71" w:rsidRPr="008F2129">
        <w:rPr>
          <w:rFonts w:asciiTheme="minorHAnsi" w:hAnsiTheme="minorHAnsi" w:cstheme="minorHAnsi"/>
          <w:sz w:val="22"/>
          <w:szCs w:val="20"/>
          <w:highlight w:val="green"/>
          <w:lang w:val="en-GB"/>
        </w:rPr>
        <w:t xml:space="preserve"> showing its status</w:t>
      </w:r>
      <w:r w:rsidRPr="008F2129">
        <w:rPr>
          <w:rFonts w:asciiTheme="minorHAnsi" w:hAnsiTheme="minorHAnsi" w:cstheme="minorHAnsi"/>
          <w:sz w:val="22"/>
          <w:szCs w:val="20"/>
          <w:highlight w:val="green"/>
          <w:lang w:val="en-GB"/>
        </w:rPr>
        <w:t xml:space="preserve">, green if available, </w:t>
      </w:r>
      <w:r w:rsidR="00F24E71" w:rsidRPr="008F2129">
        <w:rPr>
          <w:rFonts w:asciiTheme="minorHAnsi" w:hAnsiTheme="minorHAnsi" w:cstheme="minorHAnsi"/>
          <w:sz w:val="22"/>
          <w:szCs w:val="20"/>
          <w:highlight w:val="green"/>
          <w:lang w:val="en-GB"/>
        </w:rPr>
        <w:t>red otherwise.</w:t>
      </w:r>
      <w:r w:rsidRPr="008F2129">
        <w:rPr>
          <w:rFonts w:asciiTheme="minorHAnsi" w:hAnsiTheme="minorHAnsi" w:cstheme="minorHAnsi"/>
          <w:sz w:val="22"/>
          <w:szCs w:val="20"/>
          <w:highlight w:val="green"/>
          <w:lang w:val="en-GB"/>
        </w:rPr>
        <w:t xml:space="preserve"> </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Safe Area</w:t>
      </w:r>
      <w:r w:rsidRPr="008F2129">
        <w:rPr>
          <w:rFonts w:asciiTheme="minorHAnsi" w:hAnsiTheme="minorHAnsi" w:cstheme="minorHAnsi"/>
          <w:sz w:val="22"/>
          <w:szCs w:val="20"/>
          <w:lang w:val="en-GB"/>
        </w:rPr>
        <w:t xml:space="preserve"> (also Parking Area): it is </w:t>
      </w:r>
      <w:r w:rsidR="00F24E71" w:rsidRPr="008F2129">
        <w:rPr>
          <w:rFonts w:asciiTheme="minorHAnsi" w:hAnsiTheme="minorHAnsi" w:cstheme="minorHAnsi"/>
          <w:sz w:val="22"/>
          <w:szCs w:val="20"/>
          <w:lang w:val="en-GB"/>
        </w:rPr>
        <w:t>an area with parking spaces. These spaces are not</w:t>
      </w:r>
      <w:r w:rsidRPr="008F2129">
        <w:rPr>
          <w:rFonts w:asciiTheme="minorHAnsi" w:hAnsiTheme="minorHAnsi" w:cstheme="minorHAnsi"/>
          <w:sz w:val="22"/>
          <w:szCs w:val="20"/>
          <w:lang w:val="en-GB"/>
        </w:rPr>
        <w:t xml:space="preserve"> </w:t>
      </w:r>
      <w:r w:rsidR="00F24E71" w:rsidRPr="008F2129">
        <w:rPr>
          <w:rFonts w:asciiTheme="minorHAnsi" w:hAnsiTheme="minorHAnsi" w:cstheme="minorHAnsi"/>
          <w:sz w:val="22"/>
          <w:szCs w:val="20"/>
          <w:lang w:val="en-GB"/>
        </w:rPr>
        <w:t>e</w:t>
      </w:r>
      <w:r w:rsidRPr="008F2129">
        <w:rPr>
          <w:rFonts w:asciiTheme="minorHAnsi" w:hAnsiTheme="minorHAnsi" w:cstheme="minorHAnsi"/>
          <w:sz w:val="22"/>
          <w:szCs w:val="20"/>
          <w:lang w:val="en-GB"/>
        </w:rPr>
        <w:t xml:space="preserve">specially reserved </w:t>
      </w:r>
      <w:r w:rsidR="00F24E71" w:rsidRPr="008F2129">
        <w:rPr>
          <w:rFonts w:asciiTheme="minorHAnsi" w:hAnsiTheme="minorHAnsi" w:cstheme="minorHAnsi"/>
          <w:sz w:val="22"/>
          <w:szCs w:val="20"/>
          <w:lang w:val="en-GB"/>
        </w:rPr>
        <w:t>to</w:t>
      </w:r>
      <w:r w:rsidRPr="008F2129">
        <w:rPr>
          <w:rFonts w:asciiTheme="minorHAnsi" w:hAnsiTheme="minorHAnsi" w:cstheme="minorHAnsi"/>
          <w:sz w:val="22"/>
          <w:szCs w:val="20"/>
          <w:lang w:val="en-GB"/>
        </w:rPr>
        <w:t xml:space="preserve"> PowerEnjoy</w:t>
      </w:r>
      <w:r w:rsidR="00F24E71" w:rsidRPr="008F2129">
        <w:rPr>
          <w:rFonts w:asciiTheme="minorHAnsi" w:hAnsiTheme="minorHAnsi" w:cstheme="minorHAnsi"/>
          <w:sz w:val="22"/>
          <w:szCs w:val="20"/>
          <w:lang w:val="en-GB"/>
        </w:rPr>
        <w:t>,</w:t>
      </w:r>
      <w:r w:rsidRPr="008F2129">
        <w:rPr>
          <w:rFonts w:asciiTheme="minorHAnsi" w:hAnsiTheme="minorHAnsi" w:cstheme="minorHAnsi"/>
          <w:sz w:val="22"/>
          <w:szCs w:val="20"/>
          <w:lang w:val="en-GB"/>
        </w:rPr>
        <w:t xml:space="preserve"> but shared with all the other divers of the </w:t>
      </w:r>
      <w:r w:rsidR="00607C92" w:rsidRPr="008F2129">
        <w:rPr>
          <w:rFonts w:asciiTheme="minorHAnsi" w:hAnsiTheme="minorHAnsi" w:cstheme="minorHAnsi"/>
          <w:sz w:val="22"/>
          <w:szCs w:val="20"/>
          <w:lang w:val="en-GB"/>
        </w:rPr>
        <w:t>town. We</w:t>
      </w:r>
      <w:r w:rsidRPr="008F2129">
        <w:rPr>
          <w:rFonts w:asciiTheme="minorHAnsi" w:hAnsiTheme="minorHAnsi" w:cstheme="minorHAnsi"/>
          <w:sz w:val="22"/>
          <w:szCs w:val="20"/>
          <w:lang w:val="en-GB"/>
        </w:rPr>
        <w:t xml:space="preserve"> will </w:t>
      </w:r>
      <w:r w:rsidR="00607C92" w:rsidRPr="008F2129">
        <w:rPr>
          <w:rFonts w:asciiTheme="minorHAnsi" w:hAnsiTheme="minorHAnsi" w:cstheme="minorHAnsi"/>
          <w:sz w:val="22"/>
          <w:szCs w:val="20"/>
          <w:lang w:val="en-GB"/>
        </w:rPr>
        <w:t>refer</w:t>
      </w:r>
      <w:r w:rsidRPr="008F2129">
        <w:rPr>
          <w:rFonts w:asciiTheme="minorHAnsi" w:hAnsiTheme="minorHAnsi" w:cstheme="minorHAnsi"/>
          <w:sz w:val="22"/>
          <w:szCs w:val="20"/>
          <w:lang w:val="en-GB"/>
        </w:rPr>
        <w:t xml:space="preserve"> to "Safe area" also with the term "Parking area".</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Special Parking Area</w:t>
      </w:r>
      <w:r w:rsidRPr="008F2129">
        <w:rPr>
          <w:rFonts w:asciiTheme="minorHAnsi" w:hAnsiTheme="minorHAnsi" w:cstheme="minorHAnsi"/>
          <w:sz w:val="22"/>
          <w:szCs w:val="20"/>
          <w:lang w:val="en-GB"/>
        </w:rPr>
        <w:t xml:space="preserve"> (also Power Station): a parking area reserved exclusively to PowerEnjoy cars where, for each parking space there is </w:t>
      </w:r>
      <w:r w:rsidR="00607C92" w:rsidRPr="008F2129">
        <w:rPr>
          <w:rFonts w:asciiTheme="minorHAnsi" w:hAnsiTheme="minorHAnsi" w:cstheme="minorHAnsi"/>
          <w:sz w:val="22"/>
          <w:szCs w:val="20"/>
          <w:lang w:val="en-GB"/>
        </w:rPr>
        <w:t>a</w:t>
      </w:r>
      <w:r w:rsidRPr="008F2129">
        <w:rPr>
          <w:rFonts w:asciiTheme="minorHAnsi" w:hAnsiTheme="minorHAnsi" w:cstheme="minorHAnsi"/>
          <w:sz w:val="22"/>
          <w:szCs w:val="20"/>
          <w:lang w:val="en-GB"/>
        </w:rPr>
        <w:t xml:space="preserve"> Power Plug where </w:t>
      </w:r>
      <w:r w:rsidR="001D6370" w:rsidRPr="008F2129">
        <w:rPr>
          <w:rFonts w:asciiTheme="minorHAnsi" w:hAnsiTheme="minorHAnsi" w:cstheme="minorHAnsi"/>
          <w:sz w:val="22"/>
          <w:szCs w:val="20"/>
          <w:lang w:val="en-GB"/>
        </w:rPr>
        <w:t>the</w:t>
      </w:r>
      <w:r w:rsidRPr="008F2129">
        <w:rPr>
          <w:rFonts w:asciiTheme="minorHAnsi" w:hAnsiTheme="minorHAnsi" w:cstheme="minorHAnsi"/>
          <w:sz w:val="22"/>
          <w:szCs w:val="20"/>
          <w:lang w:val="en-GB"/>
        </w:rPr>
        <w:t xml:space="preserve"> car</w:t>
      </w:r>
      <w:r w:rsidR="001D6370" w:rsidRPr="008F2129">
        <w:rPr>
          <w:rFonts w:asciiTheme="minorHAnsi" w:hAnsiTheme="minorHAnsi" w:cstheme="minorHAnsi"/>
          <w:sz w:val="22"/>
          <w:szCs w:val="20"/>
          <w:lang w:val="en-GB"/>
        </w:rPr>
        <w:t xml:space="preserve"> can be plugged</w:t>
      </w:r>
      <w:r w:rsidRPr="008F2129">
        <w:rPr>
          <w:rFonts w:asciiTheme="minorHAnsi" w:hAnsiTheme="minorHAnsi" w:cstheme="minorHAnsi"/>
          <w:sz w:val="22"/>
          <w:szCs w:val="20"/>
          <w:lang w:val="en-GB"/>
        </w:rPr>
        <w:t xml:space="preserve">. We will </w:t>
      </w:r>
      <w:r w:rsidR="00607C92" w:rsidRPr="008F2129">
        <w:rPr>
          <w:rFonts w:asciiTheme="minorHAnsi" w:hAnsiTheme="minorHAnsi" w:cstheme="minorHAnsi"/>
          <w:sz w:val="22"/>
          <w:szCs w:val="20"/>
          <w:lang w:val="en-GB"/>
        </w:rPr>
        <w:t>refer</w:t>
      </w:r>
      <w:r w:rsidRPr="008F2129">
        <w:rPr>
          <w:rFonts w:asciiTheme="minorHAnsi" w:hAnsiTheme="minorHAnsi" w:cstheme="minorHAnsi"/>
          <w:sz w:val="22"/>
          <w:szCs w:val="20"/>
          <w:lang w:val="en-GB"/>
        </w:rPr>
        <w:t xml:space="preserve"> to "Special parking areas" also with the term "Power Station".</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Car:</w:t>
      </w:r>
      <w:r w:rsidR="001D6370" w:rsidRPr="008F2129">
        <w:rPr>
          <w:rFonts w:asciiTheme="minorHAnsi" w:hAnsiTheme="minorHAnsi" w:cstheme="minorHAnsi"/>
          <w:sz w:val="22"/>
          <w:szCs w:val="20"/>
          <w:lang w:val="en-GB"/>
        </w:rPr>
        <w:t xml:space="preserve"> i</w:t>
      </w:r>
      <w:r w:rsidRPr="008F2129">
        <w:rPr>
          <w:rFonts w:asciiTheme="minorHAnsi" w:hAnsiTheme="minorHAnsi" w:cstheme="minorHAnsi"/>
          <w:sz w:val="22"/>
          <w:szCs w:val="20"/>
          <w:lang w:val="en-GB"/>
        </w:rPr>
        <w:t>n this document with the word "car" we refer exclusively to PowerEnjoy cars.</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System:</w:t>
      </w:r>
      <w:r w:rsidR="001D6370" w:rsidRPr="008F2129">
        <w:rPr>
          <w:rFonts w:asciiTheme="minorHAnsi" w:hAnsiTheme="minorHAnsi" w:cstheme="minorHAnsi"/>
          <w:sz w:val="22"/>
          <w:szCs w:val="20"/>
          <w:lang w:val="en-GB"/>
        </w:rPr>
        <w:t xml:space="preserve"> it is</w:t>
      </w:r>
      <w:r w:rsidRPr="008F2129">
        <w:rPr>
          <w:rFonts w:asciiTheme="minorHAnsi" w:hAnsiTheme="minorHAnsi" w:cstheme="minorHAnsi"/>
          <w:sz w:val="22"/>
          <w:szCs w:val="20"/>
          <w:lang w:val="en-GB"/>
        </w:rPr>
        <w:t xml:space="preserve"> the system that manage</w:t>
      </w:r>
      <w:r w:rsidR="001D6370"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all the operation</w:t>
      </w:r>
      <w:r w:rsidR="001D6370"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to make the car sharing working, getting </w:t>
      </w:r>
      <w:r w:rsidR="00607C92"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from external system, and interacting with the user’s terminal, that is mobile application and computer boards.</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highlight w:val="red"/>
          <w:lang w:val="en-GB"/>
        </w:rPr>
      </w:pPr>
      <w:r w:rsidRPr="008F2129">
        <w:rPr>
          <w:rFonts w:asciiTheme="minorHAnsi" w:hAnsiTheme="minorHAnsi" w:cstheme="minorHAnsi"/>
          <w:b/>
          <w:sz w:val="22"/>
          <w:szCs w:val="20"/>
          <w:highlight w:val="red"/>
          <w:lang w:val="en-GB"/>
        </w:rPr>
        <w:t>Computer Board:</w:t>
      </w:r>
      <w:r w:rsidRPr="008F2129">
        <w:rPr>
          <w:rFonts w:asciiTheme="minorHAnsi" w:hAnsiTheme="minorHAnsi" w:cstheme="minorHAnsi"/>
          <w:sz w:val="22"/>
          <w:szCs w:val="20"/>
          <w:highlight w:val="red"/>
          <w:lang w:val="en-GB"/>
        </w:rPr>
        <w:t xml:space="preserve"> It is a screen present in each PowerEnjoy car. When the user is in the car, the computer board shows information like the position of the car on the map and the messages sent by the system. From the moment when the user get into the car to when he </w:t>
      </w:r>
      <w:r w:rsidR="00607C92" w:rsidRPr="008F2129">
        <w:rPr>
          <w:rFonts w:asciiTheme="minorHAnsi" w:hAnsiTheme="minorHAnsi" w:cstheme="minorHAnsi"/>
          <w:sz w:val="22"/>
          <w:szCs w:val="20"/>
          <w:highlight w:val="red"/>
          <w:lang w:val="en-GB"/>
        </w:rPr>
        <w:t>gets</w:t>
      </w:r>
      <w:r w:rsidRPr="008F2129">
        <w:rPr>
          <w:rFonts w:asciiTheme="minorHAnsi" w:hAnsiTheme="minorHAnsi" w:cstheme="minorHAnsi"/>
          <w:sz w:val="22"/>
          <w:szCs w:val="20"/>
          <w:highlight w:val="red"/>
          <w:lang w:val="en-GB"/>
        </w:rPr>
        <w:t xml:space="preserve"> out, he </w:t>
      </w:r>
      <w:r w:rsidR="00607C92" w:rsidRPr="008F2129">
        <w:rPr>
          <w:rFonts w:asciiTheme="minorHAnsi" w:hAnsiTheme="minorHAnsi" w:cstheme="minorHAnsi"/>
          <w:sz w:val="22"/>
          <w:szCs w:val="20"/>
          <w:highlight w:val="red"/>
          <w:lang w:val="en-GB"/>
        </w:rPr>
        <w:t>uses</w:t>
      </w:r>
      <w:r w:rsidRPr="008F2129">
        <w:rPr>
          <w:rFonts w:asciiTheme="minorHAnsi" w:hAnsiTheme="minorHAnsi" w:cstheme="minorHAnsi"/>
          <w:sz w:val="22"/>
          <w:szCs w:val="20"/>
          <w:highlight w:val="red"/>
          <w:lang w:val="en-GB"/>
        </w:rPr>
        <w:t xml:space="preserve"> the computer board to interact with the system.</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Pin:</w:t>
      </w:r>
      <w:r w:rsidRPr="008F2129">
        <w:rPr>
          <w:rFonts w:asciiTheme="minorHAnsi" w:hAnsiTheme="minorHAnsi" w:cstheme="minorHAnsi"/>
          <w:sz w:val="22"/>
          <w:szCs w:val="20"/>
          <w:lang w:val="en-GB"/>
        </w:rPr>
        <w:t xml:space="preserve"> It is a </w:t>
      </w:r>
      <w:r w:rsidR="00607C92" w:rsidRPr="008F2129">
        <w:rPr>
          <w:rFonts w:asciiTheme="minorHAnsi" w:hAnsiTheme="minorHAnsi" w:cstheme="minorHAnsi"/>
          <w:sz w:val="22"/>
          <w:szCs w:val="20"/>
          <w:lang w:val="en-GB"/>
        </w:rPr>
        <w:t>symbol</w:t>
      </w:r>
      <w:r w:rsidRPr="008F2129">
        <w:rPr>
          <w:rFonts w:asciiTheme="minorHAnsi" w:hAnsiTheme="minorHAnsi" w:cstheme="minorHAnsi"/>
          <w:sz w:val="22"/>
          <w:szCs w:val="20"/>
          <w:lang w:val="en-GB"/>
        </w:rPr>
        <w:t xml:space="preserve"> on the map to </w:t>
      </w:r>
      <w:r w:rsidR="00607C92" w:rsidRPr="008F2129">
        <w:rPr>
          <w:rFonts w:asciiTheme="minorHAnsi" w:hAnsiTheme="minorHAnsi" w:cstheme="minorHAnsi"/>
          <w:sz w:val="22"/>
          <w:szCs w:val="20"/>
          <w:lang w:val="en-GB"/>
        </w:rPr>
        <w:t>represent</w:t>
      </w:r>
      <w:r w:rsidRPr="008F2129">
        <w:rPr>
          <w:rFonts w:asciiTheme="minorHAnsi" w:hAnsiTheme="minorHAnsi" w:cstheme="minorHAnsi"/>
          <w:sz w:val="22"/>
          <w:szCs w:val="20"/>
          <w:lang w:val="en-GB"/>
        </w:rPr>
        <w:t xml:space="preserve"> the position of some</w:t>
      </w:r>
      <w:r w:rsidR="001D6370" w:rsidRPr="008F2129">
        <w:rPr>
          <w:rFonts w:asciiTheme="minorHAnsi" w:hAnsiTheme="minorHAnsi" w:cstheme="minorHAnsi"/>
          <w:sz w:val="22"/>
          <w:szCs w:val="20"/>
          <w:lang w:val="en-GB"/>
        </w:rPr>
        <w:t xml:space="preserve"> element</w:t>
      </w:r>
      <w:r w:rsidRPr="008F2129">
        <w:rPr>
          <w:rFonts w:asciiTheme="minorHAnsi" w:hAnsiTheme="minorHAnsi" w:cstheme="minorHAnsi"/>
          <w:sz w:val="22"/>
          <w:szCs w:val="20"/>
          <w:lang w:val="en-GB"/>
        </w:rPr>
        <w:t xml:space="preserve">. Usually pins have different symbols </w:t>
      </w:r>
      <w:r w:rsidR="00607C92" w:rsidRPr="008F2129">
        <w:rPr>
          <w:rFonts w:asciiTheme="minorHAnsi" w:hAnsiTheme="minorHAnsi" w:cstheme="minorHAnsi"/>
          <w:sz w:val="22"/>
          <w:szCs w:val="20"/>
          <w:lang w:val="en-GB"/>
        </w:rPr>
        <w:t>depending</w:t>
      </w:r>
      <w:r w:rsidRPr="008F2129">
        <w:rPr>
          <w:rFonts w:asciiTheme="minorHAnsi" w:hAnsiTheme="minorHAnsi" w:cstheme="minorHAnsi"/>
          <w:sz w:val="22"/>
          <w:szCs w:val="20"/>
          <w:lang w:val="en-GB"/>
        </w:rPr>
        <w:t xml:space="preserve"> on what they </w:t>
      </w:r>
      <w:r w:rsidR="001D6370" w:rsidRPr="008F2129">
        <w:rPr>
          <w:rFonts w:asciiTheme="minorHAnsi" w:hAnsiTheme="minorHAnsi" w:cstheme="minorHAnsi"/>
          <w:sz w:val="22"/>
          <w:szCs w:val="20"/>
          <w:lang w:val="en-GB"/>
        </w:rPr>
        <w:t>represent</w:t>
      </w:r>
      <w:r w:rsidRPr="008F2129">
        <w:rPr>
          <w:rFonts w:asciiTheme="minorHAnsi" w:hAnsiTheme="minorHAnsi" w:cstheme="minorHAnsi"/>
          <w:sz w:val="22"/>
          <w:szCs w:val="20"/>
          <w:lang w:val="en-GB"/>
        </w:rPr>
        <w:t>.</w:t>
      </w:r>
    </w:p>
    <w:p w:rsidR="006043D9" w:rsidRPr="008F2129" w:rsidRDefault="001D6370"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Money Saving Option</w:t>
      </w:r>
      <w:r w:rsidRPr="008F2129">
        <w:rPr>
          <w:rFonts w:asciiTheme="minorHAnsi" w:hAnsiTheme="minorHAnsi" w:cstheme="minorHAnsi"/>
          <w:sz w:val="22"/>
          <w:szCs w:val="20"/>
          <w:lang w:val="en-GB"/>
        </w:rPr>
        <w:t xml:space="preserve"> </w:t>
      </w:r>
      <w:r w:rsidRPr="008F2129">
        <w:rPr>
          <w:rFonts w:asciiTheme="minorHAnsi" w:hAnsiTheme="minorHAnsi" w:cstheme="minorHAnsi"/>
          <w:sz w:val="22"/>
          <w:szCs w:val="20"/>
          <w:highlight w:val="yellow"/>
          <w:lang w:val="en-GB"/>
        </w:rPr>
        <w:t xml:space="preserve">(sometimes </w:t>
      </w:r>
      <w:r w:rsidR="006043D9" w:rsidRPr="008F2129">
        <w:rPr>
          <w:rFonts w:asciiTheme="minorHAnsi" w:hAnsiTheme="minorHAnsi" w:cstheme="minorHAnsi"/>
          <w:sz w:val="22"/>
          <w:szCs w:val="20"/>
          <w:highlight w:val="yellow"/>
          <w:lang w:val="en-GB"/>
        </w:rPr>
        <w:t>Save mode</w:t>
      </w:r>
      <w:r w:rsidRPr="008F2129">
        <w:rPr>
          <w:rFonts w:asciiTheme="minorHAnsi" w:hAnsiTheme="minorHAnsi" w:cstheme="minorHAnsi"/>
          <w:sz w:val="22"/>
          <w:szCs w:val="20"/>
          <w:highlight w:val="yellow"/>
          <w:lang w:val="en-GB"/>
        </w:rPr>
        <w:t>)</w:t>
      </w:r>
      <w:r w:rsidR="006043D9" w:rsidRPr="008F2129">
        <w:rPr>
          <w:rFonts w:asciiTheme="minorHAnsi" w:hAnsiTheme="minorHAnsi" w:cstheme="minorHAnsi"/>
          <w:b/>
          <w:sz w:val="22"/>
          <w:szCs w:val="20"/>
          <w:lang w:val="en-GB"/>
        </w:rPr>
        <w:t>:</w:t>
      </w:r>
      <w:r w:rsidRPr="008F2129">
        <w:rPr>
          <w:rFonts w:asciiTheme="minorHAnsi" w:hAnsiTheme="minorHAnsi" w:cstheme="minorHAnsi"/>
          <w:sz w:val="22"/>
          <w:szCs w:val="20"/>
          <w:lang w:val="en-GB"/>
        </w:rPr>
        <w:t xml:space="preserve"> i</w:t>
      </w:r>
      <w:r w:rsidR="006043D9" w:rsidRPr="008F2129">
        <w:rPr>
          <w:rFonts w:asciiTheme="minorHAnsi" w:hAnsiTheme="minorHAnsi" w:cstheme="minorHAnsi"/>
          <w:sz w:val="22"/>
          <w:szCs w:val="20"/>
          <w:lang w:val="en-GB"/>
        </w:rPr>
        <w:t>t is an option that, if activated, show</w:t>
      </w:r>
      <w:r w:rsidRPr="008F2129">
        <w:rPr>
          <w:rFonts w:asciiTheme="minorHAnsi" w:hAnsiTheme="minorHAnsi" w:cstheme="minorHAnsi"/>
          <w:sz w:val="22"/>
          <w:szCs w:val="20"/>
          <w:lang w:val="en-GB"/>
        </w:rPr>
        <w:t>s</w:t>
      </w:r>
      <w:r w:rsidR="006043D9" w:rsidRPr="008F2129">
        <w:rPr>
          <w:rFonts w:asciiTheme="minorHAnsi" w:hAnsiTheme="minorHAnsi" w:cstheme="minorHAnsi"/>
          <w:sz w:val="22"/>
          <w:szCs w:val="20"/>
          <w:lang w:val="en-GB"/>
        </w:rPr>
        <w:t xml:space="preserve"> the user some indication to save money during the car rent</w:t>
      </w:r>
      <w:r w:rsidR="00A1660A" w:rsidRPr="008F2129">
        <w:rPr>
          <w:rFonts w:asciiTheme="minorHAnsi" w:hAnsiTheme="minorHAnsi" w:cstheme="minorHAnsi"/>
          <w:sz w:val="22"/>
          <w:szCs w:val="20"/>
          <w:lang w:val="en-GB"/>
        </w:rPr>
        <w:t>al</w:t>
      </w:r>
      <w:r w:rsidR="006043D9" w:rsidRPr="008F2129">
        <w:rPr>
          <w:rFonts w:asciiTheme="minorHAnsi" w:hAnsiTheme="minorHAnsi" w:cstheme="minorHAnsi"/>
          <w:sz w:val="22"/>
          <w:szCs w:val="20"/>
          <w:lang w:val="en-GB"/>
        </w:rPr>
        <w:t>.</w:t>
      </w:r>
    </w:p>
    <w:p w:rsidR="006043D9"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lastRenderedPageBreak/>
        <w:t>Energy Level:</w:t>
      </w:r>
      <w:r w:rsidRPr="008F2129">
        <w:rPr>
          <w:rFonts w:asciiTheme="minorHAnsi" w:hAnsiTheme="minorHAnsi" w:cstheme="minorHAnsi"/>
          <w:sz w:val="22"/>
          <w:szCs w:val="20"/>
          <w:lang w:val="en-GB"/>
        </w:rPr>
        <w:t xml:space="preserve"> it refers to the level of the battery of a car. It is shown on the car's dashboard.</w:t>
      </w:r>
    </w:p>
    <w:p w:rsidR="00D10A64" w:rsidRPr="008F2129" w:rsidRDefault="006043D9" w:rsidP="00DD544E">
      <w:pPr>
        <w:pStyle w:val="ListParagraph"/>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Reservation:</w:t>
      </w:r>
      <w:r w:rsidR="001D6370" w:rsidRPr="008F2129">
        <w:rPr>
          <w:rFonts w:asciiTheme="minorHAnsi" w:hAnsiTheme="minorHAnsi" w:cstheme="minorHAnsi"/>
          <w:sz w:val="22"/>
          <w:szCs w:val="20"/>
          <w:lang w:val="en-GB"/>
        </w:rPr>
        <w:t xml:space="preserve"> it is the</w:t>
      </w:r>
      <w:r w:rsidRPr="008F2129">
        <w:rPr>
          <w:rFonts w:asciiTheme="minorHAnsi" w:hAnsiTheme="minorHAnsi" w:cstheme="minorHAnsi"/>
          <w:sz w:val="22"/>
          <w:szCs w:val="20"/>
          <w:lang w:val="en-GB"/>
        </w:rPr>
        <w:t xml:space="preserve"> relation that creates between a user and a car</w:t>
      </w:r>
      <w:r w:rsidR="00E0177B" w:rsidRPr="008F2129">
        <w:rPr>
          <w:rFonts w:asciiTheme="minorHAnsi" w:hAnsiTheme="minorHAnsi" w:cstheme="minorHAnsi"/>
          <w:sz w:val="22"/>
          <w:szCs w:val="20"/>
          <w:lang w:val="en-GB"/>
        </w:rPr>
        <w:t>.</w:t>
      </w:r>
      <w:r w:rsidRPr="008F2129">
        <w:rPr>
          <w:rFonts w:asciiTheme="minorHAnsi" w:hAnsiTheme="minorHAnsi" w:cstheme="minorHAnsi"/>
          <w:sz w:val="22"/>
          <w:szCs w:val="20"/>
          <w:lang w:val="en-GB"/>
        </w:rPr>
        <w:t xml:space="preserve"> </w:t>
      </w:r>
      <w:r w:rsidR="00E0177B" w:rsidRPr="008F2129">
        <w:rPr>
          <w:rFonts w:asciiTheme="minorHAnsi" w:hAnsiTheme="minorHAnsi" w:cstheme="minorHAnsi"/>
          <w:sz w:val="22"/>
          <w:szCs w:val="20"/>
          <w:lang w:val="en-GB"/>
        </w:rPr>
        <w:t>It</w:t>
      </w:r>
      <w:r w:rsidRPr="008F2129">
        <w:rPr>
          <w:rFonts w:asciiTheme="minorHAnsi" w:hAnsiTheme="minorHAnsi" w:cstheme="minorHAnsi"/>
          <w:sz w:val="22"/>
          <w:szCs w:val="20"/>
          <w:lang w:val="en-GB"/>
        </w:rPr>
        <w:t xml:space="preserve"> allows the user to </w:t>
      </w:r>
      <w:r w:rsidR="00E0177B" w:rsidRPr="008F2129">
        <w:rPr>
          <w:rFonts w:asciiTheme="minorHAnsi" w:hAnsiTheme="minorHAnsi" w:cstheme="minorHAnsi"/>
          <w:sz w:val="22"/>
          <w:szCs w:val="20"/>
          <w:lang w:val="en-GB"/>
        </w:rPr>
        <w:t>request a car</w:t>
      </w:r>
      <w:r w:rsidRPr="008F2129">
        <w:rPr>
          <w:rFonts w:asciiTheme="minorHAnsi" w:hAnsiTheme="minorHAnsi" w:cstheme="minorHAnsi"/>
          <w:sz w:val="22"/>
          <w:szCs w:val="20"/>
          <w:lang w:val="en-GB"/>
        </w:rPr>
        <w:t xml:space="preserve"> </w:t>
      </w:r>
      <w:r w:rsidR="00E0177B" w:rsidRPr="008F2129">
        <w:rPr>
          <w:rFonts w:asciiTheme="minorHAnsi" w:hAnsiTheme="minorHAnsi" w:cstheme="minorHAnsi"/>
          <w:sz w:val="22"/>
          <w:szCs w:val="20"/>
          <w:lang w:val="en-GB"/>
        </w:rPr>
        <w:t>and keeps the request active up</w:t>
      </w:r>
      <w:r w:rsidRPr="008F2129">
        <w:rPr>
          <w:rFonts w:asciiTheme="minorHAnsi" w:hAnsiTheme="minorHAnsi" w:cstheme="minorHAnsi"/>
          <w:sz w:val="22"/>
          <w:szCs w:val="20"/>
          <w:lang w:val="en-GB"/>
        </w:rPr>
        <w:t xml:space="preserve"> to 1 hour. The reservation guarantees that no one else can reserve and use the reserved car till the </w:t>
      </w:r>
      <w:r w:rsidR="00A1660A" w:rsidRPr="008F2129">
        <w:rPr>
          <w:rFonts w:asciiTheme="minorHAnsi" w:hAnsiTheme="minorHAnsi" w:cstheme="minorHAnsi"/>
          <w:sz w:val="22"/>
          <w:szCs w:val="20"/>
          <w:lang w:val="en-GB"/>
        </w:rPr>
        <w:t xml:space="preserve">expiration of the </w:t>
      </w:r>
      <w:r w:rsidRPr="008F2129">
        <w:rPr>
          <w:rFonts w:asciiTheme="minorHAnsi" w:hAnsiTheme="minorHAnsi" w:cstheme="minorHAnsi"/>
          <w:sz w:val="22"/>
          <w:szCs w:val="20"/>
          <w:lang w:val="en-GB"/>
        </w:rPr>
        <w:t>reservation.</w:t>
      </w:r>
    </w:p>
    <w:p w:rsidR="00FB41F7" w:rsidRPr="008F2129" w:rsidRDefault="00FB41F7" w:rsidP="00DD544E">
      <w:pPr>
        <w:spacing w:after="120"/>
        <w:ind w:left="0" w:right="0" w:firstLine="0"/>
        <w:rPr>
          <w:rFonts w:asciiTheme="minorHAnsi" w:hAnsiTheme="minorHAnsi" w:cstheme="minorHAnsi"/>
          <w:sz w:val="22"/>
          <w:szCs w:val="20"/>
          <w:lang w:val="en-GB"/>
        </w:rPr>
      </w:pPr>
    </w:p>
    <w:p w:rsidR="00505489" w:rsidRPr="008F2129" w:rsidRDefault="00CD3888" w:rsidP="00DD544E">
      <w:pPr>
        <w:pStyle w:val="Heading2"/>
        <w:numPr>
          <w:ilvl w:val="1"/>
          <w:numId w:val="4"/>
        </w:numPr>
        <w:ind w:left="426" w:hanging="426"/>
        <w:jc w:val="both"/>
        <w:rPr>
          <w:sz w:val="28"/>
          <w:lang w:val="en-GB"/>
        </w:rPr>
      </w:pPr>
      <w:r w:rsidRPr="008F2129">
        <w:rPr>
          <w:sz w:val="28"/>
          <w:lang w:val="en-GB"/>
        </w:rPr>
        <w:t xml:space="preserve"> </w:t>
      </w:r>
      <w:bookmarkStart w:id="6" w:name="_Toc474229478"/>
      <w:r w:rsidR="00505489" w:rsidRPr="008F2129">
        <w:rPr>
          <w:sz w:val="28"/>
          <w:lang w:val="en-GB"/>
        </w:rPr>
        <w:t>Reference Documents</w:t>
      </w:r>
      <w:bookmarkEnd w:id="6"/>
    </w:p>
    <w:p w:rsidR="00D10A64" w:rsidRPr="008F2129" w:rsidRDefault="00D10A64" w:rsidP="00DD544E">
      <w:pPr>
        <w:pStyle w:val="ListParagraph"/>
        <w:numPr>
          <w:ilvl w:val="0"/>
          <w:numId w:val="1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Specification document: </w:t>
      </w:r>
      <w:r w:rsidR="00E13969" w:rsidRPr="008F2129">
        <w:rPr>
          <w:rFonts w:asciiTheme="minorHAnsi" w:hAnsiTheme="minorHAnsi" w:cstheme="minorHAnsi"/>
          <w:sz w:val="22"/>
          <w:szCs w:val="20"/>
          <w:lang w:val="en-GB"/>
        </w:rPr>
        <w:t>Assignments AA 2016-2017</w:t>
      </w:r>
    </w:p>
    <w:p w:rsidR="00D10A64" w:rsidRPr="008F2129" w:rsidRDefault="00D10A64" w:rsidP="00DD544E">
      <w:pPr>
        <w:pStyle w:val="ListParagraph"/>
        <w:numPr>
          <w:ilvl w:val="0"/>
          <w:numId w:val="1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IEEE </w:t>
      </w:r>
      <w:proofErr w:type="spellStart"/>
      <w:r w:rsidRPr="008F2129">
        <w:rPr>
          <w:rFonts w:asciiTheme="minorHAnsi" w:hAnsiTheme="minorHAnsi" w:cstheme="minorHAnsi"/>
          <w:sz w:val="22"/>
          <w:szCs w:val="20"/>
          <w:lang w:val="en-GB"/>
        </w:rPr>
        <w:t>Std</w:t>
      </w:r>
      <w:proofErr w:type="spellEnd"/>
      <w:r w:rsidRPr="008F2129">
        <w:rPr>
          <w:rFonts w:asciiTheme="minorHAnsi" w:hAnsiTheme="minorHAnsi" w:cstheme="minorHAnsi"/>
          <w:sz w:val="22"/>
          <w:szCs w:val="20"/>
          <w:lang w:val="en-GB"/>
        </w:rPr>
        <w:t xml:space="preserve"> 830-1998 IEEE Recommended Practice for Software Requirements Specifications.</w:t>
      </w:r>
    </w:p>
    <w:p w:rsidR="00320906" w:rsidRPr="008F2129" w:rsidRDefault="00320906" w:rsidP="00DD544E">
      <w:pPr>
        <w:spacing w:after="120"/>
        <w:ind w:left="0" w:right="0" w:firstLine="0"/>
        <w:rPr>
          <w:rFonts w:asciiTheme="minorHAnsi" w:hAnsiTheme="minorHAnsi" w:cstheme="minorHAnsi"/>
          <w:sz w:val="22"/>
          <w:szCs w:val="20"/>
          <w:lang w:val="en-GB"/>
        </w:rPr>
      </w:pPr>
    </w:p>
    <w:p w:rsidR="009F0D55" w:rsidRPr="008F2129" w:rsidRDefault="009F0D55" w:rsidP="00DD544E">
      <w:pPr>
        <w:spacing w:after="160" w:line="259" w:lineRule="auto"/>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br w:type="page"/>
      </w:r>
    </w:p>
    <w:p w:rsidR="00505489" w:rsidRPr="008F2129" w:rsidRDefault="00505489" w:rsidP="00DD544E">
      <w:pPr>
        <w:pStyle w:val="Heading1"/>
        <w:numPr>
          <w:ilvl w:val="0"/>
          <w:numId w:val="3"/>
        </w:numPr>
        <w:ind w:left="426" w:right="0" w:hanging="426"/>
        <w:jc w:val="both"/>
        <w:rPr>
          <w:rFonts w:asciiTheme="minorHAnsi" w:hAnsiTheme="minorHAnsi" w:cstheme="minorHAnsi"/>
          <w:sz w:val="22"/>
          <w:szCs w:val="20"/>
          <w:lang w:val="en-GB"/>
        </w:rPr>
      </w:pPr>
      <w:bookmarkStart w:id="7" w:name="_Toc474229479"/>
      <w:r w:rsidRPr="008F2129">
        <w:rPr>
          <w:rFonts w:asciiTheme="minorHAnsi" w:hAnsiTheme="minorHAnsi" w:cstheme="minorHAnsi"/>
          <w:sz w:val="32"/>
          <w:szCs w:val="20"/>
          <w:lang w:val="en-GB"/>
        </w:rPr>
        <w:lastRenderedPageBreak/>
        <w:t>Overall Description</w:t>
      </w:r>
      <w:bookmarkEnd w:id="7"/>
    </w:p>
    <w:p w:rsidR="00A92E46" w:rsidRPr="008F2129" w:rsidRDefault="00CD3888" w:rsidP="00DD544E">
      <w:pPr>
        <w:pStyle w:val="Heading2"/>
        <w:numPr>
          <w:ilvl w:val="1"/>
          <w:numId w:val="5"/>
        </w:numPr>
        <w:ind w:left="426" w:hanging="426"/>
        <w:jc w:val="both"/>
        <w:rPr>
          <w:sz w:val="28"/>
          <w:lang w:val="en-GB"/>
        </w:rPr>
      </w:pPr>
      <w:r w:rsidRPr="008F2129">
        <w:rPr>
          <w:sz w:val="28"/>
          <w:lang w:val="en-GB"/>
        </w:rPr>
        <w:t xml:space="preserve"> </w:t>
      </w:r>
      <w:bookmarkStart w:id="8" w:name="_Toc474229480"/>
      <w:r w:rsidR="00A92E46" w:rsidRPr="008F2129">
        <w:rPr>
          <w:sz w:val="28"/>
          <w:lang w:val="en-GB"/>
        </w:rPr>
        <w:t>Product Perspective</w:t>
      </w:r>
      <w:bookmarkEnd w:id="8"/>
    </w:p>
    <w:p w:rsidR="00AF4300" w:rsidRPr="00AF4300" w:rsidRDefault="00B332C4" w:rsidP="00DD544E">
      <w:pPr>
        <w:spacing w:after="120"/>
        <w:ind w:left="0" w:right="0" w:firstLine="0"/>
        <w:rPr>
          <w:ins w:id="9" w:author="Tinti Erica" w:date="2017-02-07T14:59:00Z"/>
          <w:sz w:val="22"/>
          <w:highlight w:val="green"/>
          <w:lang w:val="en-GB"/>
          <w:rPrChange w:id="10" w:author="Tinti Erica" w:date="2017-02-07T15:01:00Z">
            <w:rPr>
              <w:ins w:id="11" w:author="Tinti Erica" w:date="2017-02-07T14:59:00Z"/>
              <w:sz w:val="22"/>
              <w:highlight w:val="yellow"/>
              <w:lang w:val="en-GB"/>
            </w:rPr>
          </w:rPrChange>
        </w:rPr>
      </w:pPr>
      <w:bookmarkStart w:id="12" w:name="_GoBack"/>
      <w:bookmarkEnd w:id="12"/>
      <w:r w:rsidRPr="00AF4300">
        <w:rPr>
          <w:sz w:val="22"/>
          <w:highlight w:val="green"/>
          <w:lang w:val="en-GB"/>
          <w:rPrChange w:id="13" w:author="Tinti Erica" w:date="2017-02-07T15:01:00Z">
            <w:rPr>
              <w:sz w:val="22"/>
              <w:highlight w:val="yellow"/>
              <w:lang w:val="en-GB"/>
            </w:rPr>
          </w:rPrChange>
        </w:rPr>
        <w:t xml:space="preserve">The </w:t>
      </w:r>
      <w:del w:id="14" w:author="Tinti Erica" w:date="2017-02-07T14:46:00Z">
        <w:r w:rsidRPr="00AF4300" w:rsidDel="001C675E">
          <w:rPr>
            <w:sz w:val="22"/>
            <w:highlight w:val="green"/>
            <w:lang w:val="en-GB"/>
            <w:rPrChange w:id="15" w:author="Tinti Erica" w:date="2017-02-07T15:01:00Z">
              <w:rPr>
                <w:sz w:val="22"/>
                <w:highlight w:val="yellow"/>
                <w:lang w:val="en-GB"/>
              </w:rPr>
            </w:rPrChange>
          </w:rPr>
          <w:delText xml:space="preserve">system interfaces with an external </w:delText>
        </w:r>
      </w:del>
      <w:r w:rsidRPr="00AF4300">
        <w:rPr>
          <w:sz w:val="22"/>
          <w:highlight w:val="green"/>
          <w:lang w:val="en-GB"/>
          <w:rPrChange w:id="16" w:author="Tinti Erica" w:date="2017-02-07T15:01:00Z">
            <w:rPr>
              <w:sz w:val="22"/>
              <w:highlight w:val="yellow"/>
              <w:lang w:val="en-GB"/>
            </w:rPr>
          </w:rPrChange>
        </w:rPr>
        <w:t xml:space="preserve">Data </w:t>
      </w:r>
      <w:del w:id="17" w:author="Tinti Erica" w:date="2017-02-07T14:47:00Z">
        <w:r w:rsidRPr="00AF4300" w:rsidDel="001C675E">
          <w:rPr>
            <w:sz w:val="22"/>
            <w:highlight w:val="green"/>
            <w:lang w:val="en-GB"/>
            <w:rPrChange w:id="18" w:author="Tinti Erica" w:date="2017-02-07T15:01:00Z">
              <w:rPr>
                <w:sz w:val="22"/>
                <w:highlight w:val="yellow"/>
                <w:lang w:val="en-GB"/>
              </w:rPr>
            </w:rPrChange>
          </w:rPr>
          <w:delText xml:space="preserve">Collecting </w:delText>
        </w:r>
      </w:del>
      <w:r w:rsidRPr="00AF4300">
        <w:rPr>
          <w:sz w:val="22"/>
          <w:highlight w:val="green"/>
          <w:lang w:val="en-GB"/>
          <w:rPrChange w:id="19" w:author="Tinti Erica" w:date="2017-02-07T15:01:00Z">
            <w:rPr>
              <w:sz w:val="22"/>
              <w:highlight w:val="yellow"/>
              <w:lang w:val="en-GB"/>
            </w:rPr>
          </w:rPrChange>
        </w:rPr>
        <w:t>System</w:t>
      </w:r>
      <w:ins w:id="20" w:author="Tinti Erica" w:date="2017-02-07T14:47:00Z">
        <w:r w:rsidR="001C675E" w:rsidRPr="00AF4300">
          <w:rPr>
            <w:sz w:val="22"/>
            <w:highlight w:val="green"/>
            <w:lang w:val="en-GB"/>
            <w:rPrChange w:id="21" w:author="Tinti Erica" w:date="2017-02-07T15:01:00Z">
              <w:rPr>
                <w:sz w:val="22"/>
                <w:highlight w:val="yellow"/>
                <w:lang w:val="en-GB"/>
              </w:rPr>
            </w:rPrChange>
          </w:rPr>
          <w:t xml:space="preserve"> interfaces with the system mounted on each car</w:t>
        </w:r>
      </w:ins>
      <w:r w:rsidRPr="00AF4300">
        <w:rPr>
          <w:sz w:val="22"/>
          <w:highlight w:val="green"/>
          <w:lang w:val="en-GB"/>
          <w:rPrChange w:id="22" w:author="Tinti Erica" w:date="2017-02-07T15:01:00Z">
            <w:rPr>
              <w:sz w:val="22"/>
              <w:highlight w:val="yellow"/>
              <w:lang w:val="en-GB"/>
            </w:rPr>
          </w:rPrChange>
        </w:rPr>
        <w:t xml:space="preserve"> for getting real-time information </w:t>
      </w:r>
      <w:del w:id="23" w:author="Tinti Erica" w:date="2017-02-07T14:50:00Z">
        <w:r w:rsidRPr="00AF4300" w:rsidDel="001C675E">
          <w:rPr>
            <w:sz w:val="22"/>
            <w:highlight w:val="green"/>
            <w:lang w:val="en-GB"/>
            <w:rPrChange w:id="24" w:author="Tinti Erica" w:date="2017-02-07T15:01:00Z">
              <w:rPr>
                <w:sz w:val="22"/>
                <w:highlight w:val="yellow"/>
                <w:lang w:val="en-GB"/>
              </w:rPr>
            </w:rPrChange>
          </w:rPr>
          <w:delText xml:space="preserve">about cars and Power Plugs status </w:delText>
        </w:r>
      </w:del>
      <w:proofErr w:type="spellStart"/>
      <w:r w:rsidRPr="00AF4300">
        <w:rPr>
          <w:sz w:val="22"/>
          <w:highlight w:val="green"/>
          <w:lang w:val="en-GB"/>
          <w:rPrChange w:id="25" w:author="Tinti Erica" w:date="2017-02-07T15:01:00Z">
            <w:rPr>
              <w:sz w:val="22"/>
              <w:highlight w:val="yellow"/>
              <w:lang w:val="en-GB"/>
            </w:rPr>
          </w:rPrChange>
        </w:rPr>
        <w:t>trough</w:t>
      </w:r>
      <w:proofErr w:type="spellEnd"/>
      <w:r w:rsidRPr="00AF4300">
        <w:rPr>
          <w:sz w:val="22"/>
          <w:highlight w:val="green"/>
          <w:lang w:val="en-GB"/>
          <w:rPrChange w:id="26" w:author="Tinti Erica" w:date="2017-02-07T15:01:00Z">
            <w:rPr>
              <w:sz w:val="22"/>
              <w:highlight w:val="yellow"/>
              <w:lang w:val="en-GB"/>
            </w:rPr>
          </w:rPrChange>
        </w:rPr>
        <w:t xml:space="preserve"> API exposed by this system.</w:t>
      </w:r>
    </w:p>
    <w:p w:rsidR="00B332C4" w:rsidRPr="00AF4300" w:rsidRDefault="00B332C4" w:rsidP="00DD544E">
      <w:pPr>
        <w:spacing w:after="120"/>
        <w:ind w:left="0" w:right="0" w:firstLine="0"/>
        <w:rPr>
          <w:sz w:val="22"/>
          <w:highlight w:val="green"/>
          <w:lang w:val="en-GB"/>
          <w:rPrChange w:id="27" w:author="Tinti Erica" w:date="2017-02-07T15:01:00Z">
            <w:rPr>
              <w:sz w:val="22"/>
              <w:highlight w:val="yellow"/>
              <w:lang w:val="en-GB"/>
            </w:rPr>
          </w:rPrChange>
        </w:rPr>
      </w:pPr>
      <w:del w:id="28" w:author="Tinti Erica" w:date="2017-02-07T14:59:00Z">
        <w:r w:rsidRPr="00AF4300" w:rsidDel="00AF4300">
          <w:rPr>
            <w:sz w:val="22"/>
            <w:highlight w:val="green"/>
            <w:lang w:val="en-GB"/>
            <w:rPrChange w:id="29" w:author="Tinti Erica" w:date="2017-02-07T15:01:00Z">
              <w:rPr>
                <w:sz w:val="22"/>
                <w:highlight w:val="yellow"/>
                <w:lang w:val="en-GB"/>
              </w:rPr>
            </w:rPrChange>
          </w:rPr>
          <w:delText xml:space="preserve"> </w:delText>
        </w:r>
      </w:del>
      <w:r w:rsidRPr="00AF4300">
        <w:rPr>
          <w:sz w:val="22"/>
          <w:highlight w:val="green"/>
          <w:lang w:val="en-GB"/>
          <w:rPrChange w:id="30" w:author="Tinti Erica" w:date="2017-02-07T15:01:00Z">
            <w:rPr>
              <w:sz w:val="22"/>
              <w:highlight w:val="yellow"/>
              <w:lang w:val="en-GB"/>
            </w:rPr>
          </w:rPrChange>
        </w:rPr>
        <w:t xml:space="preserve">The Data </w:t>
      </w:r>
      <w:del w:id="31" w:author="Tinti Erica" w:date="2017-02-07T14:50:00Z">
        <w:r w:rsidRPr="00AF4300" w:rsidDel="001C675E">
          <w:rPr>
            <w:sz w:val="22"/>
            <w:highlight w:val="green"/>
            <w:lang w:val="en-GB"/>
            <w:rPrChange w:id="32" w:author="Tinti Erica" w:date="2017-02-07T15:01:00Z">
              <w:rPr>
                <w:sz w:val="22"/>
                <w:highlight w:val="yellow"/>
                <w:lang w:val="en-GB"/>
              </w:rPr>
            </w:rPrChange>
          </w:rPr>
          <w:delText xml:space="preserve">Collecting </w:delText>
        </w:r>
      </w:del>
      <w:r w:rsidRPr="00AF4300">
        <w:rPr>
          <w:sz w:val="22"/>
          <w:highlight w:val="green"/>
          <w:lang w:val="en-GB"/>
          <w:rPrChange w:id="33" w:author="Tinti Erica" w:date="2017-02-07T15:01:00Z">
            <w:rPr>
              <w:sz w:val="22"/>
              <w:highlight w:val="yellow"/>
              <w:lang w:val="en-GB"/>
            </w:rPr>
          </w:rPrChange>
        </w:rPr>
        <w:t xml:space="preserve">System </w:t>
      </w:r>
      <w:del w:id="34" w:author="Tinti Erica" w:date="2017-02-07T14:57:00Z">
        <w:r w:rsidRPr="00AF4300" w:rsidDel="00AF4300">
          <w:rPr>
            <w:sz w:val="22"/>
            <w:highlight w:val="green"/>
            <w:lang w:val="en-GB"/>
            <w:rPrChange w:id="35" w:author="Tinti Erica" w:date="2017-02-07T15:01:00Z">
              <w:rPr>
                <w:sz w:val="22"/>
                <w:highlight w:val="yellow"/>
                <w:lang w:val="en-GB"/>
              </w:rPr>
            </w:rPrChange>
          </w:rPr>
          <w:delText>should allow Power Enjoy system to</w:delText>
        </w:r>
      </w:del>
      <w:ins w:id="36" w:author="Tinti Erica" w:date="2017-02-07T14:57:00Z">
        <w:r w:rsidR="00AF4300" w:rsidRPr="00AF4300">
          <w:rPr>
            <w:sz w:val="22"/>
            <w:highlight w:val="green"/>
            <w:lang w:val="en-GB"/>
            <w:rPrChange w:id="37" w:author="Tinti Erica" w:date="2017-02-07T15:01:00Z">
              <w:rPr>
                <w:sz w:val="22"/>
                <w:highlight w:val="yellow"/>
                <w:lang w:val="en-GB"/>
              </w:rPr>
            </w:rPrChange>
          </w:rPr>
          <w:t>also</w:t>
        </w:r>
      </w:ins>
      <w:r w:rsidRPr="00AF4300">
        <w:rPr>
          <w:sz w:val="22"/>
          <w:highlight w:val="green"/>
          <w:lang w:val="en-GB"/>
          <w:rPrChange w:id="38" w:author="Tinti Erica" w:date="2017-02-07T15:01:00Z">
            <w:rPr>
              <w:sz w:val="22"/>
              <w:highlight w:val="yellow"/>
              <w:lang w:val="en-GB"/>
            </w:rPr>
          </w:rPrChange>
        </w:rPr>
        <w:t xml:space="preserve"> access to </w:t>
      </w:r>
      <w:del w:id="39" w:author="Tinti Erica" w:date="2017-02-07T14:57:00Z">
        <w:r w:rsidRPr="00AF4300" w:rsidDel="00AF4300">
          <w:rPr>
            <w:sz w:val="22"/>
            <w:highlight w:val="green"/>
            <w:lang w:val="en-GB"/>
            <w:rPrChange w:id="40" w:author="Tinti Erica" w:date="2017-02-07T15:01:00Z">
              <w:rPr>
                <w:sz w:val="22"/>
                <w:highlight w:val="yellow"/>
                <w:lang w:val="en-GB"/>
              </w:rPr>
            </w:rPrChange>
          </w:rPr>
          <w:delText xml:space="preserve">cars and </w:delText>
        </w:r>
      </w:del>
      <w:r w:rsidRPr="00AF4300">
        <w:rPr>
          <w:sz w:val="22"/>
          <w:highlight w:val="green"/>
          <w:lang w:val="en-GB"/>
          <w:rPrChange w:id="41" w:author="Tinti Erica" w:date="2017-02-07T15:01:00Z">
            <w:rPr>
              <w:sz w:val="22"/>
              <w:highlight w:val="yellow"/>
              <w:lang w:val="en-GB"/>
            </w:rPr>
          </w:rPrChange>
        </w:rPr>
        <w:t xml:space="preserve">Power Plugs information </w:t>
      </w:r>
      <w:ins w:id="42" w:author="Tinti Erica" w:date="2017-02-07T14:57:00Z">
        <w:r w:rsidR="00AF4300" w:rsidRPr="00AF4300">
          <w:rPr>
            <w:sz w:val="22"/>
            <w:highlight w:val="green"/>
            <w:lang w:val="en-GB"/>
            <w:rPrChange w:id="43" w:author="Tinti Erica" w:date="2017-02-07T15:01:00Z">
              <w:rPr>
                <w:sz w:val="22"/>
                <w:highlight w:val="yellow"/>
                <w:lang w:val="en-GB"/>
              </w:rPr>
            </w:rPrChange>
          </w:rPr>
          <w:t xml:space="preserve">to get its status </w:t>
        </w:r>
      </w:ins>
      <w:proofErr w:type="spellStart"/>
      <w:r w:rsidRPr="00AF4300">
        <w:rPr>
          <w:sz w:val="22"/>
          <w:highlight w:val="green"/>
          <w:lang w:val="en-GB"/>
          <w:rPrChange w:id="44" w:author="Tinti Erica" w:date="2017-02-07T15:01:00Z">
            <w:rPr>
              <w:sz w:val="22"/>
              <w:highlight w:val="yellow"/>
              <w:lang w:val="en-GB"/>
            </w:rPr>
          </w:rPrChange>
        </w:rPr>
        <w:t>and</w:t>
      </w:r>
      <w:del w:id="45" w:author="Tinti Erica" w:date="2017-02-07T14:57:00Z">
        <w:r w:rsidRPr="00AF4300" w:rsidDel="00AF4300">
          <w:rPr>
            <w:sz w:val="22"/>
            <w:highlight w:val="green"/>
            <w:lang w:val="en-GB"/>
            <w:rPrChange w:id="46" w:author="Tinti Erica" w:date="2017-02-07T15:01:00Z">
              <w:rPr>
                <w:sz w:val="22"/>
                <w:highlight w:val="yellow"/>
                <w:lang w:val="en-GB"/>
              </w:rPr>
            </w:rPrChange>
          </w:rPr>
          <w:delText xml:space="preserve"> </w:delText>
        </w:r>
      </w:del>
      <w:r w:rsidRPr="00AF4300">
        <w:rPr>
          <w:sz w:val="22"/>
          <w:highlight w:val="green"/>
          <w:lang w:val="en-GB"/>
          <w:rPrChange w:id="47" w:author="Tinti Erica" w:date="2017-02-07T15:01:00Z">
            <w:rPr>
              <w:sz w:val="22"/>
              <w:highlight w:val="yellow"/>
              <w:lang w:val="en-GB"/>
            </w:rPr>
          </w:rPrChange>
        </w:rPr>
        <w:t>to</w:t>
      </w:r>
      <w:proofErr w:type="spellEnd"/>
      <w:r w:rsidRPr="00AF4300">
        <w:rPr>
          <w:sz w:val="22"/>
          <w:highlight w:val="green"/>
          <w:lang w:val="en-GB"/>
          <w:rPrChange w:id="48" w:author="Tinti Erica" w:date="2017-02-07T15:01:00Z">
            <w:rPr>
              <w:sz w:val="22"/>
              <w:highlight w:val="yellow"/>
              <w:lang w:val="en-GB"/>
            </w:rPr>
          </w:rPrChange>
        </w:rPr>
        <w:t xml:space="preserve"> set the led on the Power Plug.</w:t>
      </w:r>
      <w:ins w:id="49" w:author="Tinti Erica" w:date="2017-02-07T14:58:00Z">
        <w:r w:rsidR="00AF4300" w:rsidRPr="00AF4300">
          <w:rPr>
            <w:sz w:val="22"/>
            <w:highlight w:val="green"/>
            <w:lang w:val="en-GB"/>
            <w:rPrChange w:id="50" w:author="Tinti Erica" w:date="2017-02-07T15:01:00Z">
              <w:rPr>
                <w:sz w:val="22"/>
                <w:highlight w:val="yellow"/>
                <w:lang w:val="en-GB"/>
              </w:rPr>
            </w:rPrChange>
          </w:rPr>
          <w:t xml:space="preserve"> </w:t>
        </w:r>
      </w:ins>
      <w:ins w:id="51" w:author="Tinti Erica" w:date="2017-02-07T14:59:00Z">
        <w:r w:rsidR="00AF4300" w:rsidRPr="00AF4300">
          <w:rPr>
            <w:sz w:val="22"/>
            <w:highlight w:val="green"/>
            <w:lang w:val="en-GB"/>
            <w:rPrChange w:id="52" w:author="Tinti Erica" w:date="2017-02-07T15:01:00Z">
              <w:rPr>
                <w:sz w:val="22"/>
                <w:highlight w:val="yellow"/>
                <w:lang w:val="en-GB"/>
              </w:rPr>
            </w:rPrChange>
          </w:rPr>
          <w:t>To allow this, each Power Plug should have an internal system that expose</w:t>
        </w:r>
      </w:ins>
      <w:ins w:id="53" w:author="Tinti Erica" w:date="2017-02-07T15:00:00Z">
        <w:r w:rsidR="00AF4300" w:rsidRPr="00AF4300">
          <w:rPr>
            <w:sz w:val="22"/>
            <w:highlight w:val="green"/>
            <w:lang w:val="en-GB"/>
            <w:rPrChange w:id="54" w:author="Tinti Erica" w:date="2017-02-07T15:01:00Z">
              <w:rPr>
                <w:sz w:val="22"/>
                <w:highlight w:val="yellow"/>
                <w:lang w:val="en-GB"/>
              </w:rPr>
            </w:rPrChange>
          </w:rPr>
          <w:t>s</w:t>
        </w:r>
      </w:ins>
      <w:ins w:id="55" w:author="Tinti Erica" w:date="2017-02-07T14:59:00Z">
        <w:r w:rsidR="00AF4300" w:rsidRPr="00AF4300">
          <w:rPr>
            <w:sz w:val="22"/>
            <w:highlight w:val="green"/>
            <w:lang w:val="en-GB"/>
            <w:rPrChange w:id="56" w:author="Tinti Erica" w:date="2017-02-07T15:01:00Z">
              <w:rPr>
                <w:sz w:val="22"/>
                <w:highlight w:val="yellow"/>
                <w:lang w:val="en-GB"/>
              </w:rPr>
            </w:rPrChange>
          </w:rPr>
          <w:t xml:space="preserve"> some API </w:t>
        </w:r>
      </w:ins>
      <w:ins w:id="57" w:author="Tinti Erica" w:date="2017-02-07T15:00:00Z">
        <w:r w:rsidR="00AF4300" w:rsidRPr="00AF4300">
          <w:rPr>
            <w:sz w:val="22"/>
            <w:highlight w:val="green"/>
            <w:lang w:val="en-GB"/>
            <w:rPrChange w:id="58" w:author="Tinti Erica" w:date="2017-02-07T15:01:00Z">
              <w:rPr>
                <w:sz w:val="22"/>
                <w:highlight w:val="yellow"/>
                <w:lang w:val="en-GB"/>
              </w:rPr>
            </w:rPrChange>
          </w:rPr>
          <w:t>and that is able to communicate with our system.</w:t>
        </w:r>
      </w:ins>
    </w:p>
    <w:p w:rsidR="00B332C4" w:rsidRPr="008F2129" w:rsidRDefault="00B332C4" w:rsidP="00DD544E">
      <w:pPr>
        <w:spacing w:after="120"/>
        <w:ind w:left="0" w:right="0" w:firstLine="0"/>
        <w:rPr>
          <w:sz w:val="22"/>
          <w:lang w:val="en-GB"/>
        </w:rPr>
      </w:pPr>
      <w:r w:rsidRPr="009D03F9">
        <w:rPr>
          <w:sz w:val="22"/>
          <w:highlight w:val="green"/>
          <w:lang w:val="en-GB"/>
        </w:rPr>
        <w:t>For payments, our system interfaces with an external Payment System sending all payment data such as credit cards information and the total amount to be paid. Given these information, the payments system performs the payment and should send a feedback to our system.</w:t>
      </w:r>
    </w:p>
    <w:p w:rsidR="00B332C4" w:rsidRPr="008F2129" w:rsidRDefault="00B332C4" w:rsidP="00DD544E">
      <w:pPr>
        <w:spacing w:after="120"/>
        <w:ind w:left="0" w:right="0" w:firstLine="0"/>
        <w:rPr>
          <w:sz w:val="22"/>
          <w:lang w:val="en-GB"/>
        </w:rPr>
      </w:pPr>
    </w:p>
    <w:p w:rsidR="000C1C34" w:rsidRPr="008F2129" w:rsidRDefault="00CD3888" w:rsidP="00DD544E">
      <w:pPr>
        <w:pStyle w:val="Heading2"/>
        <w:numPr>
          <w:ilvl w:val="1"/>
          <w:numId w:val="5"/>
        </w:numPr>
        <w:ind w:left="426" w:hanging="426"/>
        <w:jc w:val="both"/>
        <w:rPr>
          <w:sz w:val="28"/>
          <w:lang w:val="en-GB"/>
        </w:rPr>
      </w:pPr>
      <w:r w:rsidRPr="008F2129">
        <w:rPr>
          <w:sz w:val="28"/>
          <w:lang w:val="en-GB"/>
        </w:rPr>
        <w:t xml:space="preserve"> </w:t>
      </w:r>
      <w:bookmarkStart w:id="59" w:name="_Toc474229481"/>
      <w:r w:rsidR="000C1C34" w:rsidRPr="008F2129">
        <w:rPr>
          <w:sz w:val="28"/>
          <w:lang w:val="en-GB"/>
        </w:rPr>
        <w:t>Actors</w:t>
      </w:r>
      <w:bookmarkEnd w:id="59"/>
    </w:p>
    <w:p w:rsidR="000C1C34" w:rsidRPr="008F2129" w:rsidRDefault="000C1C34" w:rsidP="00DD544E">
      <w:pPr>
        <w:spacing w:after="120"/>
        <w:ind w:left="0" w:right="0" w:firstLine="0"/>
        <w:rPr>
          <w:sz w:val="22"/>
          <w:lang w:val="en-GB"/>
        </w:rPr>
      </w:pPr>
      <w:r w:rsidRPr="008F2129">
        <w:rPr>
          <w:sz w:val="22"/>
          <w:lang w:val="en-GB"/>
        </w:rPr>
        <w:t xml:space="preserve">The actors that </w:t>
      </w:r>
      <w:r w:rsidR="00E72151" w:rsidRPr="008F2129">
        <w:rPr>
          <w:sz w:val="22"/>
          <w:lang w:val="en-GB"/>
        </w:rPr>
        <w:t>participate</w:t>
      </w:r>
      <w:r w:rsidRPr="008F2129">
        <w:rPr>
          <w:sz w:val="22"/>
          <w:lang w:val="en-GB"/>
        </w:rPr>
        <w:t xml:space="preserve"> to our system are:</w:t>
      </w:r>
    </w:p>
    <w:p w:rsidR="000C1C34" w:rsidRPr="008F2129" w:rsidRDefault="000C1C34" w:rsidP="00DD544E">
      <w:pPr>
        <w:pStyle w:val="ListParagraph"/>
        <w:numPr>
          <w:ilvl w:val="0"/>
          <w:numId w:val="11"/>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User</w:t>
      </w:r>
      <w:r w:rsidRPr="008F2129">
        <w:rPr>
          <w:rFonts w:asciiTheme="minorHAnsi" w:hAnsiTheme="minorHAnsi" w:cstheme="minorHAnsi"/>
          <w:sz w:val="22"/>
          <w:szCs w:val="20"/>
          <w:lang w:val="en-GB"/>
        </w:rPr>
        <w:t>: it is a person that has registered to our system and has downloaded the app on his phone.</w:t>
      </w:r>
    </w:p>
    <w:p w:rsidR="000C1C34" w:rsidRPr="008F2129" w:rsidRDefault="000C1C34" w:rsidP="00DD544E">
      <w:pPr>
        <w:pStyle w:val="ListParagraph"/>
        <w:numPr>
          <w:ilvl w:val="0"/>
          <w:numId w:val="11"/>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Operator</w:t>
      </w:r>
      <w:r w:rsidRPr="008F2129">
        <w:rPr>
          <w:rFonts w:asciiTheme="minorHAnsi" w:hAnsiTheme="minorHAnsi" w:cstheme="minorHAnsi"/>
          <w:sz w:val="22"/>
          <w:szCs w:val="20"/>
          <w:lang w:val="en-GB"/>
        </w:rPr>
        <w:t>: it is a person, already known by the system, that can access to the list of the cars that have low battery or that need technical assistance.</w:t>
      </w:r>
    </w:p>
    <w:p w:rsidR="000C1C34" w:rsidRPr="008F2129" w:rsidRDefault="000C1C34" w:rsidP="00DD544E">
      <w:pPr>
        <w:spacing w:after="120"/>
        <w:ind w:left="0" w:right="0" w:firstLine="0"/>
        <w:rPr>
          <w:sz w:val="22"/>
          <w:lang w:val="en-GB"/>
        </w:rPr>
      </w:pPr>
    </w:p>
    <w:p w:rsidR="00126AE1" w:rsidRPr="008F2129" w:rsidRDefault="00CD3888" w:rsidP="00DD544E">
      <w:pPr>
        <w:pStyle w:val="Heading2"/>
        <w:numPr>
          <w:ilvl w:val="1"/>
          <w:numId w:val="5"/>
        </w:numPr>
        <w:ind w:left="426" w:hanging="426"/>
        <w:jc w:val="both"/>
        <w:rPr>
          <w:sz w:val="28"/>
          <w:lang w:val="en-GB"/>
        </w:rPr>
      </w:pPr>
      <w:r w:rsidRPr="008F2129">
        <w:rPr>
          <w:sz w:val="28"/>
          <w:lang w:val="en-GB"/>
        </w:rPr>
        <w:t xml:space="preserve"> </w:t>
      </w:r>
      <w:bookmarkStart w:id="60" w:name="_Toc474229482"/>
      <w:r w:rsidR="00607C92" w:rsidRPr="008F2129">
        <w:rPr>
          <w:sz w:val="28"/>
          <w:lang w:val="en-GB"/>
        </w:rPr>
        <w:t>Goals</w:t>
      </w:r>
      <w:bookmarkEnd w:id="60"/>
    </w:p>
    <w:p w:rsidR="00126AE1" w:rsidRPr="008F2129" w:rsidRDefault="00905182" w:rsidP="00DD544E">
      <w:pPr>
        <w:spacing w:after="120"/>
        <w:ind w:left="0" w:right="0" w:firstLine="0"/>
        <w:rPr>
          <w:b/>
          <w:sz w:val="22"/>
          <w:lang w:val="en-GB"/>
        </w:rPr>
      </w:pPr>
      <w:r w:rsidRPr="008F2129">
        <w:rPr>
          <w:b/>
          <w:sz w:val="22"/>
          <w:lang w:val="en-GB"/>
        </w:rPr>
        <w:t xml:space="preserve">User </w:t>
      </w:r>
      <w:r w:rsidRPr="008F2129">
        <w:rPr>
          <w:rFonts w:asciiTheme="minorHAnsi" w:hAnsiTheme="minorHAnsi" w:cstheme="minorHAnsi"/>
          <w:b/>
          <w:sz w:val="22"/>
          <w:szCs w:val="20"/>
          <w:lang w:val="en-GB"/>
        </w:rPr>
        <w:t>goals</w:t>
      </w:r>
    </w:p>
    <w:p w:rsidR="00320906" w:rsidRPr="008F2129" w:rsidRDefault="00320906" w:rsidP="00DD544E">
      <w:pPr>
        <w:spacing w:after="120"/>
        <w:ind w:left="0" w:right="0" w:firstLine="0"/>
        <w:rPr>
          <w:sz w:val="22"/>
          <w:lang w:val="en-GB"/>
        </w:rPr>
      </w:pPr>
      <w:r w:rsidRPr="008F2129">
        <w:rPr>
          <w:sz w:val="22"/>
          <w:lang w:val="en-GB"/>
        </w:rPr>
        <w:t>[G1] The user should be able to register to the system.</w:t>
      </w:r>
    </w:p>
    <w:p w:rsidR="00320906" w:rsidRPr="008F2129" w:rsidRDefault="00320906" w:rsidP="00DD544E">
      <w:pPr>
        <w:spacing w:after="120"/>
        <w:ind w:left="0" w:right="0" w:firstLine="0"/>
        <w:rPr>
          <w:sz w:val="22"/>
          <w:lang w:val="en-GB"/>
        </w:rPr>
      </w:pPr>
      <w:r w:rsidRPr="008F2129">
        <w:rPr>
          <w:sz w:val="22"/>
          <w:lang w:val="en-GB"/>
        </w:rPr>
        <w:t>[G2] Already registered users should be allowed to login.</w:t>
      </w:r>
    </w:p>
    <w:p w:rsidR="00320906" w:rsidRPr="008F2129" w:rsidRDefault="00320906" w:rsidP="00DD544E">
      <w:pPr>
        <w:spacing w:after="120"/>
        <w:ind w:left="0" w:right="0" w:firstLine="0"/>
        <w:rPr>
          <w:sz w:val="22"/>
          <w:lang w:val="en-GB"/>
        </w:rPr>
      </w:pPr>
      <w:r w:rsidRPr="008F2129">
        <w:rPr>
          <w:sz w:val="22"/>
          <w:lang w:val="en-GB"/>
        </w:rPr>
        <w:t>[G3] The user should be able to find available cars around him</w:t>
      </w:r>
      <w:r w:rsidR="00E72151" w:rsidRPr="008F2129">
        <w:rPr>
          <w:sz w:val="22"/>
          <w:lang w:val="en-GB"/>
        </w:rPr>
        <w:t xml:space="preserve"> or in a specified address</w:t>
      </w:r>
      <w:r w:rsidRPr="008F2129">
        <w:rPr>
          <w:sz w:val="22"/>
          <w:lang w:val="en-GB"/>
        </w:rPr>
        <w:t>.</w:t>
      </w:r>
    </w:p>
    <w:p w:rsidR="00320906" w:rsidRPr="008F2129" w:rsidRDefault="00320906" w:rsidP="00DD544E">
      <w:pPr>
        <w:spacing w:after="120"/>
        <w:ind w:left="0" w:right="0" w:firstLine="0"/>
        <w:rPr>
          <w:sz w:val="22"/>
          <w:lang w:val="en-GB"/>
        </w:rPr>
      </w:pPr>
      <w:r w:rsidRPr="008F2129">
        <w:rPr>
          <w:sz w:val="22"/>
          <w:lang w:val="en-GB"/>
        </w:rPr>
        <w:t>[G4] The user should see the battery level of a car before making a reservation.</w:t>
      </w:r>
    </w:p>
    <w:p w:rsidR="00320906" w:rsidRPr="008F2129" w:rsidRDefault="00320906" w:rsidP="00DD544E">
      <w:pPr>
        <w:spacing w:after="120"/>
        <w:ind w:left="0" w:right="0" w:firstLine="0"/>
        <w:rPr>
          <w:sz w:val="22"/>
          <w:lang w:val="en-GB"/>
        </w:rPr>
      </w:pPr>
      <w:r w:rsidRPr="008F2129">
        <w:rPr>
          <w:sz w:val="22"/>
          <w:lang w:val="en-GB"/>
        </w:rPr>
        <w:t>[G5] The user should be able to reserve a car.</w:t>
      </w:r>
    </w:p>
    <w:p w:rsidR="00320906" w:rsidRPr="008F2129" w:rsidRDefault="00320906" w:rsidP="00DD544E">
      <w:pPr>
        <w:spacing w:after="120"/>
        <w:ind w:left="0" w:right="0" w:firstLine="0"/>
        <w:rPr>
          <w:sz w:val="22"/>
          <w:lang w:val="en-GB"/>
        </w:rPr>
      </w:pPr>
      <w:r w:rsidRPr="008F2129">
        <w:rPr>
          <w:sz w:val="22"/>
          <w:lang w:val="en-GB"/>
        </w:rPr>
        <w:lastRenderedPageBreak/>
        <w:t>[G6] The user should be granted the access to the reserved car once he reaches it.</w:t>
      </w:r>
    </w:p>
    <w:p w:rsidR="00320906" w:rsidRPr="008F2129" w:rsidRDefault="00320906" w:rsidP="00DD544E">
      <w:pPr>
        <w:spacing w:after="120"/>
        <w:ind w:left="0" w:right="0" w:firstLine="0"/>
        <w:rPr>
          <w:sz w:val="22"/>
          <w:lang w:val="en-GB"/>
        </w:rPr>
      </w:pPr>
      <w:r w:rsidRPr="008F2129">
        <w:rPr>
          <w:sz w:val="22"/>
          <w:lang w:val="en-GB"/>
        </w:rPr>
        <w:t>[G7] The user should be allowed to cancel a reservation.</w:t>
      </w:r>
    </w:p>
    <w:p w:rsidR="00320906" w:rsidRPr="008F2129" w:rsidRDefault="00320906" w:rsidP="00DD544E">
      <w:pPr>
        <w:spacing w:after="120"/>
        <w:ind w:left="0" w:right="0" w:firstLine="0"/>
        <w:rPr>
          <w:sz w:val="22"/>
          <w:lang w:val="en-GB"/>
        </w:rPr>
      </w:pPr>
      <w:r w:rsidRPr="008F2129">
        <w:rPr>
          <w:sz w:val="22"/>
          <w:lang w:val="en-GB"/>
        </w:rPr>
        <w:t>[G8] The user should be able to access profile and payment method and make changes.</w:t>
      </w:r>
    </w:p>
    <w:p w:rsidR="00320906" w:rsidRPr="008F2129" w:rsidRDefault="00320906" w:rsidP="00DD544E">
      <w:pPr>
        <w:spacing w:after="120"/>
        <w:ind w:left="0" w:right="0" w:firstLine="0"/>
        <w:rPr>
          <w:sz w:val="22"/>
          <w:lang w:val="en-GB"/>
        </w:rPr>
      </w:pPr>
      <w:r w:rsidRPr="008F2129">
        <w:rPr>
          <w:sz w:val="22"/>
          <w:lang w:val="en-GB"/>
        </w:rPr>
        <w:t xml:space="preserve">[G9] The user should be informed of the amount he has been charged </w:t>
      </w:r>
      <w:proofErr w:type="spellStart"/>
      <w:r w:rsidRPr="008F2129">
        <w:rPr>
          <w:sz w:val="22"/>
          <w:lang w:val="en-GB"/>
        </w:rPr>
        <w:t>of</w:t>
      </w:r>
      <w:proofErr w:type="spellEnd"/>
      <w:r w:rsidRPr="008F2129">
        <w:rPr>
          <w:sz w:val="22"/>
          <w:lang w:val="en-GB"/>
        </w:rPr>
        <w:t>.</w:t>
      </w:r>
    </w:p>
    <w:p w:rsidR="00320906" w:rsidRPr="008F2129" w:rsidRDefault="00320906" w:rsidP="00DD544E">
      <w:pPr>
        <w:spacing w:after="120"/>
        <w:ind w:left="0" w:right="0" w:firstLine="0"/>
        <w:rPr>
          <w:sz w:val="22"/>
          <w:lang w:val="en-GB"/>
        </w:rPr>
      </w:pPr>
      <w:r w:rsidRPr="008F2129">
        <w:rPr>
          <w:sz w:val="22"/>
          <w:lang w:val="en-GB"/>
        </w:rPr>
        <w:t xml:space="preserve">[G10] </w:t>
      </w:r>
      <w:r w:rsidR="005B0F53" w:rsidRPr="008F2129">
        <w:rPr>
          <w:sz w:val="22"/>
          <w:lang w:val="en-GB"/>
        </w:rPr>
        <w:t>After the rental, the user should be able to inform the system that he is leaving the car</w:t>
      </w:r>
      <w:r w:rsidRPr="008F2129">
        <w:rPr>
          <w:sz w:val="22"/>
          <w:lang w:val="en-GB"/>
        </w:rPr>
        <w:t>.</w:t>
      </w:r>
    </w:p>
    <w:p w:rsidR="005B0F53" w:rsidRPr="008F2129" w:rsidRDefault="005B0F53" w:rsidP="00DD544E">
      <w:pPr>
        <w:spacing w:after="120"/>
        <w:ind w:left="0" w:right="0" w:firstLine="0"/>
        <w:rPr>
          <w:sz w:val="22"/>
          <w:lang w:val="en-GB"/>
        </w:rPr>
      </w:pPr>
      <w:r w:rsidRPr="008F2129">
        <w:rPr>
          <w:sz w:val="22"/>
          <w:lang w:val="en-GB"/>
        </w:rPr>
        <w:t>[G11] The user should be ab</w:t>
      </w:r>
      <w:r w:rsidR="00B5063C" w:rsidRPr="008F2129">
        <w:rPr>
          <w:sz w:val="22"/>
          <w:lang w:val="en-GB"/>
        </w:rPr>
        <w:t>le to see all the parking areas.</w:t>
      </w:r>
    </w:p>
    <w:p w:rsidR="005B0F53" w:rsidRPr="008F2129" w:rsidRDefault="005B0F53" w:rsidP="00DD544E">
      <w:pPr>
        <w:spacing w:after="120"/>
        <w:ind w:left="0" w:right="0" w:firstLine="0"/>
        <w:rPr>
          <w:sz w:val="22"/>
          <w:lang w:val="en-GB"/>
        </w:rPr>
      </w:pPr>
      <w:r w:rsidRPr="008F2129">
        <w:rPr>
          <w:sz w:val="22"/>
          <w:lang w:val="en-GB"/>
        </w:rPr>
        <w:t>[G12] The user should be able to se</w:t>
      </w:r>
      <w:r w:rsidR="00B5063C" w:rsidRPr="008F2129">
        <w:rPr>
          <w:sz w:val="22"/>
          <w:lang w:val="en-GB"/>
        </w:rPr>
        <w:t>e all the special parking areas.</w:t>
      </w:r>
    </w:p>
    <w:p w:rsidR="00011723" w:rsidRPr="008F2129" w:rsidRDefault="00A1660A" w:rsidP="00DD544E">
      <w:pPr>
        <w:spacing w:after="120"/>
        <w:ind w:left="0" w:right="0" w:firstLine="0"/>
        <w:rPr>
          <w:sz w:val="22"/>
          <w:highlight w:val="green"/>
          <w:lang w:val="en-GB"/>
        </w:rPr>
      </w:pPr>
      <w:r w:rsidRPr="008F2129">
        <w:rPr>
          <w:sz w:val="22"/>
          <w:highlight w:val="green"/>
          <w:lang w:val="en-GB"/>
        </w:rPr>
        <w:t xml:space="preserve">[G13] </w:t>
      </w:r>
      <w:r w:rsidR="00011723" w:rsidRPr="008F2129">
        <w:rPr>
          <w:sz w:val="22"/>
          <w:highlight w:val="green"/>
          <w:lang w:val="en-GB"/>
        </w:rPr>
        <w:t>User should be blocked if there is a problem in the payment.</w:t>
      </w:r>
    </w:p>
    <w:p w:rsidR="00A1660A" w:rsidRPr="008F2129" w:rsidRDefault="00A1660A" w:rsidP="00DD544E">
      <w:pPr>
        <w:spacing w:after="120"/>
        <w:ind w:left="0" w:right="0" w:firstLine="0"/>
        <w:rPr>
          <w:sz w:val="22"/>
          <w:lang w:val="en-GB"/>
        </w:rPr>
      </w:pPr>
      <w:r w:rsidRPr="008F2129">
        <w:rPr>
          <w:sz w:val="22"/>
          <w:highlight w:val="green"/>
          <w:lang w:val="en-GB"/>
        </w:rPr>
        <w:t>[G14] The user should be banned if the payment is refused during a 30 days period.</w:t>
      </w:r>
    </w:p>
    <w:p w:rsidR="00320906" w:rsidRPr="008F2129" w:rsidRDefault="00320906" w:rsidP="00DD544E">
      <w:pPr>
        <w:spacing w:after="120"/>
        <w:ind w:left="0" w:right="0" w:firstLine="0"/>
        <w:rPr>
          <w:sz w:val="22"/>
          <w:lang w:val="en-GB"/>
        </w:rPr>
      </w:pPr>
    </w:p>
    <w:p w:rsidR="00126AE1" w:rsidRPr="008F2129" w:rsidRDefault="00905182" w:rsidP="00DD544E">
      <w:pPr>
        <w:spacing w:after="120"/>
        <w:ind w:left="0" w:right="0" w:firstLine="0"/>
        <w:rPr>
          <w:b/>
          <w:sz w:val="22"/>
          <w:lang w:val="en-GB"/>
        </w:rPr>
      </w:pPr>
      <w:r w:rsidRPr="008F2129">
        <w:rPr>
          <w:b/>
          <w:sz w:val="22"/>
          <w:lang w:val="en-GB"/>
        </w:rPr>
        <w:t>Operator goals</w:t>
      </w:r>
    </w:p>
    <w:p w:rsidR="00320906" w:rsidRPr="008F2129" w:rsidRDefault="005B0F53" w:rsidP="00DD544E">
      <w:pPr>
        <w:spacing w:after="120"/>
        <w:ind w:left="0" w:right="0" w:firstLine="0"/>
        <w:rPr>
          <w:sz w:val="22"/>
          <w:lang w:val="en-GB"/>
        </w:rPr>
      </w:pPr>
      <w:r w:rsidRPr="008F2129">
        <w:rPr>
          <w:sz w:val="22"/>
          <w:lang w:val="en-GB"/>
        </w:rPr>
        <w:t>[G1</w:t>
      </w:r>
      <w:r w:rsidR="00A1660A" w:rsidRPr="008F2129">
        <w:rPr>
          <w:sz w:val="22"/>
          <w:lang w:val="en-GB"/>
        </w:rPr>
        <w:t>5</w:t>
      </w:r>
      <w:r w:rsidR="00320906" w:rsidRPr="008F2129">
        <w:rPr>
          <w:sz w:val="22"/>
          <w:lang w:val="en-GB"/>
        </w:rPr>
        <w:t>] Operators should be allowed to login to the system.</w:t>
      </w:r>
    </w:p>
    <w:p w:rsidR="00320906" w:rsidRPr="008F2129" w:rsidRDefault="00A1660A" w:rsidP="00DD544E">
      <w:pPr>
        <w:spacing w:after="120"/>
        <w:ind w:left="0" w:right="0" w:firstLine="0"/>
        <w:rPr>
          <w:sz w:val="22"/>
          <w:lang w:val="en-GB"/>
        </w:rPr>
      </w:pPr>
      <w:r w:rsidRPr="008F2129">
        <w:rPr>
          <w:sz w:val="22"/>
          <w:lang w:val="en-GB"/>
        </w:rPr>
        <w:t>[G16</w:t>
      </w:r>
      <w:r w:rsidR="00320906" w:rsidRPr="008F2129">
        <w:rPr>
          <w:sz w:val="22"/>
          <w:lang w:val="en-GB"/>
        </w:rPr>
        <w:t>] Operators should be allowed to see the list of cars that need maintenance</w:t>
      </w:r>
      <w:r w:rsidR="00937DDB" w:rsidRPr="008F2129">
        <w:rPr>
          <w:sz w:val="22"/>
          <w:lang w:val="en-GB"/>
        </w:rPr>
        <w:t xml:space="preserve"> and their details</w:t>
      </w:r>
      <w:r w:rsidR="00320906" w:rsidRPr="008F2129">
        <w:rPr>
          <w:sz w:val="22"/>
          <w:lang w:val="en-GB"/>
        </w:rPr>
        <w:t>.</w:t>
      </w:r>
    </w:p>
    <w:p w:rsidR="00320906" w:rsidRPr="008F2129" w:rsidRDefault="00A1660A" w:rsidP="00DD544E">
      <w:pPr>
        <w:spacing w:after="120"/>
        <w:ind w:left="0" w:right="0" w:firstLine="0"/>
        <w:rPr>
          <w:sz w:val="22"/>
          <w:lang w:val="en-GB"/>
        </w:rPr>
      </w:pPr>
      <w:r w:rsidRPr="008F2129">
        <w:rPr>
          <w:sz w:val="22"/>
          <w:lang w:val="en-GB"/>
        </w:rPr>
        <w:t>[G17</w:t>
      </w:r>
      <w:r w:rsidR="00320906" w:rsidRPr="008F2129">
        <w:rPr>
          <w:sz w:val="22"/>
          <w:lang w:val="en-GB"/>
        </w:rPr>
        <w:t>] Operators should be allowed to notify the take in charge of a car and the end of the maintenance.</w:t>
      </w:r>
    </w:p>
    <w:p w:rsidR="00320906" w:rsidRPr="008F2129" w:rsidRDefault="00320906" w:rsidP="00DD544E">
      <w:pPr>
        <w:spacing w:after="120"/>
        <w:ind w:left="0" w:right="0" w:firstLine="0"/>
        <w:rPr>
          <w:sz w:val="22"/>
          <w:lang w:val="en-GB"/>
        </w:rPr>
      </w:pPr>
    </w:p>
    <w:p w:rsidR="00126AE1" w:rsidRPr="008F2129" w:rsidRDefault="00CD3888" w:rsidP="00DD544E">
      <w:pPr>
        <w:pStyle w:val="Heading2"/>
        <w:numPr>
          <w:ilvl w:val="1"/>
          <w:numId w:val="5"/>
        </w:numPr>
        <w:ind w:left="426" w:hanging="426"/>
        <w:jc w:val="both"/>
        <w:rPr>
          <w:sz w:val="28"/>
          <w:lang w:val="en-GB"/>
        </w:rPr>
      </w:pPr>
      <w:r w:rsidRPr="008F2129">
        <w:rPr>
          <w:sz w:val="28"/>
          <w:lang w:val="en-GB"/>
        </w:rPr>
        <w:t xml:space="preserve"> </w:t>
      </w:r>
      <w:bookmarkStart w:id="61" w:name="_Toc474229483"/>
      <w:r w:rsidR="00A92E46" w:rsidRPr="008F2129">
        <w:rPr>
          <w:sz w:val="28"/>
          <w:lang w:val="en-GB"/>
        </w:rPr>
        <w:t>Assumptions</w:t>
      </w:r>
      <w:bookmarkEnd w:id="61"/>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interacts with the system using his mobile phone.</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internet access enabled on his phone.</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Each car has GPS sensors (always turned on) providing the right coordinates, sensors to check the number of people sitting, a dashboard showing the status of the battery level and a screen displaying the current charge to users.</w:t>
      </w:r>
    </w:p>
    <w:p w:rsidR="002D3827" w:rsidRPr="008F2129" w:rsidRDefault="00B85A0A"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Special parking areas are </w:t>
      </w:r>
      <w:r w:rsidR="002D3827" w:rsidRPr="008F2129">
        <w:rPr>
          <w:rFonts w:asciiTheme="minorHAnsi" w:hAnsiTheme="minorHAnsi" w:cstheme="minorHAnsi"/>
          <w:sz w:val="22"/>
          <w:szCs w:val="20"/>
          <w:lang w:val="en-GB"/>
        </w:rPr>
        <w:t xml:space="preserve">a subset of safe parking areas and correspond to the ones with power plugs reserved to PowerEnjoy cars exclusively. PowerEnjoy cars can only be charged and plugged in special parking areas. </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Safe parking areas and special parking areas are already defined and identified by coordinates: the system is initialized at start-up time with such a set of areas.</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Only one user at a time can drive a specific car.</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Each car has a maximum number of five seats.</w:t>
      </w:r>
    </w:p>
    <w:p w:rsidR="00B54F59" w:rsidRPr="008F2129" w:rsidRDefault="00B54F59" w:rsidP="00DD544E">
      <w:pPr>
        <w:pStyle w:val="ListParagraph"/>
        <w:numPr>
          <w:ilvl w:val="0"/>
          <w:numId w:val="12"/>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 xml:space="preserve">Each car </w:t>
      </w:r>
      <w:r w:rsidR="00A1660A" w:rsidRPr="008F2129">
        <w:rPr>
          <w:rFonts w:asciiTheme="minorHAnsi" w:hAnsiTheme="minorHAnsi" w:cstheme="minorHAnsi"/>
          <w:sz w:val="22"/>
          <w:szCs w:val="20"/>
          <w:highlight w:val="green"/>
          <w:lang w:val="en-GB"/>
        </w:rPr>
        <w:t>is equipped with</w:t>
      </w:r>
      <w:r w:rsidRPr="008F2129">
        <w:rPr>
          <w:rFonts w:asciiTheme="minorHAnsi" w:hAnsiTheme="minorHAnsi" w:cstheme="minorHAnsi"/>
          <w:sz w:val="22"/>
          <w:szCs w:val="20"/>
          <w:highlight w:val="green"/>
          <w:lang w:val="en-GB"/>
        </w:rPr>
        <w:t xml:space="preserve"> a Green E-box</w:t>
      </w:r>
      <w:r w:rsidR="00A1660A" w:rsidRPr="008F2129">
        <w:rPr>
          <w:rFonts w:asciiTheme="minorHAnsi" w:hAnsiTheme="minorHAnsi" w:cstheme="minorHAnsi"/>
          <w:sz w:val="22"/>
          <w:szCs w:val="20"/>
          <w:highlight w:val="green"/>
          <w:lang w:val="en-GB"/>
        </w:rPr>
        <w:t xml:space="preserve">, that makes it possible to get information on the car, such as battery level, </w:t>
      </w:r>
      <w:r w:rsidR="00633E3D" w:rsidRPr="008F2129">
        <w:rPr>
          <w:rFonts w:asciiTheme="minorHAnsi" w:hAnsiTheme="minorHAnsi" w:cstheme="minorHAnsi"/>
          <w:sz w:val="22"/>
          <w:szCs w:val="20"/>
          <w:highlight w:val="green"/>
          <w:lang w:val="en-GB"/>
        </w:rPr>
        <w:t>number of passengers, technical issues, …</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A car is unavailable </w:t>
      </w:r>
      <w:r w:rsidR="006B1BA1" w:rsidRPr="008F2129">
        <w:rPr>
          <w:rFonts w:asciiTheme="minorHAnsi" w:hAnsiTheme="minorHAnsi" w:cstheme="minorHAnsi"/>
          <w:sz w:val="22"/>
          <w:szCs w:val="20"/>
          <w:lang w:val="en-GB"/>
        </w:rPr>
        <w:t xml:space="preserve">for reservations </w:t>
      </w:r>
      <w:r w:rsidRPr="008F2129">
        <w:rPr>
          <w:rFonts w:asciiTheme="minorHAnsi" w:hAnsiTheme="minorHAnsi" w:cstheme="minorHAnsi"/>
          <w:sz w:val="22"/>
          <w:szCs w:val="20"/>
          <w:lang w:val="en-GB"/>
        </w:rPr>
        <w:t xml:space="preserve">when it has less </w:t>
      </w:r>
      <w:r w:rsidR="00B85A0A" w:rsidRPr="008F2129">
        <w:rPr>
          <w:rFonts w:asciiTheme="minorHAnsi" w:hAnsiTheme="minorHAnsi" w:cstheme="minorHAnsi"/>
          <w:sz w:val="22"/>
          <w:szCs w:val="20"/>
          <w:lang w:val="en-GB"/>
        </w:rPr>
        <w:t>than</w:t>
      </w:r>
      <w:r w:rsidRPr="008F2129">
        <w:rPr>
          <w:rFonts w:asciiTheme="minorHAnsi" w:hAnsiTheme="minorHAnsi" w:cstheme="minorHAnsi"/>
          <w:sz w:val="22"/>
          <w:szCs w:val="20"/>
          <w:lang w:val="en-GB"/>
        </w:rPr>
        <w:t xml:space="preserve"> 5% of battery level, </w:t>
      </w:r>
      <w:r w:rsidR="006B1BA1" w:rsidRPr="008F2129">
        <w:rPr>
          <w:rFonts w:asciiTheme="minorHAnsi" w:hAnsiTheme="minorHAnsi" w:cstheme="minorHAnsi"/>
          <w:sz w:val="22"/>
          <w:szCs w:val="20"/>
          <w:lang w:val="en-GB"/>
        </w:rPr>
        <w:t>has technical issues</w:t>
      </w:r>
      <w:r w:rsidRPr="008F2129">
        <w:rPr>
          <w:rFonts w:asciiTheme="minorHAnsi" w:hAnsiTheme="minorHAnsi" w:cstheme="minorHAnsi"/>
          <w:sz w:val="22"/>
          <w:szCs w:val="20"/>
          <w:lang w:val="en-GB"/>
        </w:rPr>
        <w:t>, or it is already in use or reserved by another user. Otherwise, it is available.</w:t>
      </w:r>
    </w:p>
    <w:p w:rsidR="006B1BA1" w:rsidRPr="008F2129" w:rsidRDefault="006B1BA1"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A car that has less than 5% of battery or technical issues needs maintenance.</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Only registrations by users having a European driving </w:t>
      </w:r>
      <w:r w:rsidR="00B85A0A" w:rsidRPr="008F2129">
        <w:rPr>
          <w:rFonts w:asciiTheme="minorHAnsi" w:hAnsiTheme="minorHAnsi" w:cstheme="minorHAnsi"/>
          <w:sz w:val="22"/>
          <w:szCs w:val="20"/>
          <w:lang w:val="en-GB"/>
        </w:rPr>
        <w:t>licence</w:t>
      </w:r>
      <w:r w:rsidRPr="008F2129">
        <w:rPr>
          <w:rFonts w:asciiTheme="minorHAnsi" w:hAnsiTheme="minorHAnsi" w:cstheme="minorHAnsi"/>
          <w:sz w:val="22"/>
          <w:szCs w:val="20"/>
          <w:lang w:val="en-GB"/>
        </w:rPr>
        <w:t xml:space="preserve"> are supported.</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car can be driven anywhere in the Italian area.</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User payments are made using credit cards.</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Operators are already registered to the system.</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Discounts can be combined so that their total amount is subtracted to the final charge.</w:t>
      </w:r>
    </w:p>
    <w:p w:rsidR="002D3827" w:rsidRPr="008F2129" w:rsidRDefault="002D3827"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In case the company receives a fine concerning a bad user behaviour caused by some violation, the user is due to pay it, so the system pays it in advance and then charges the amount to the user.</w:t>
      </w:r>
    </w:p>
    <w:p w:rsidR="0049705F" w:rsidRPr="008F2129" w:rsidRDefault="0049705F"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can always access to the real-time information of the car, such as its position, the number of people inside it, the battery level, the charging status and control unit information. Depending on this information, the system can manage the status of the car.</w:t>
      </w:r>
    </w:p>
    <w:p w:rsidR="0049705F" w:rsidRPr="008F2129" w:rsidRDefault="0049705F" w:rsidP="00DD544E">
      <w:pPr>
        <w:pStyle w:val="ListParagraph"/>
        <w:numPr>
          <w:ilvl w:val="0"/>
          <w:numId w:val="12"/>
        </w:numPr>
        <w:spacing w:after="120"/>
        <w:ind w:right="0"/>
        <w:jc w:val="both"/>
        <w:rPr>
          <w:rFonts w:asciiTheme="minorHAnsi" w:hAnsiTheme="minorHAnsi" w:cstheme="minorHAnsi"/>
          <w:sz w:val="22"/>
          <w:szCs w:val="20"/>
          <w:highlight w:val="yellow"/>
          <w:lang w:val="en-GB"/>
        </w:rPr>
      </w:pPr>
      <w:r w:rsidRPr="008F2129">
        <w:rPr>
          <w:rFonts w:asciiTheme="minorHAnsi" w:hAnsiTheme="minorHAnsi" w:cstheme="minorHAnsi"/>
          <w:sz w:val="22"/>
          <w:szCs w:val="20"/>
          <w:highlight w:val="yellow"/>
          <w:lang w:val="en-GB"/>
        </w:rPr>
        <w:t>The system can check the availability of power plugs of all special parking areas at any time through a third part system collecting and providing this information. The system can also set the status of a power plug if needed.</w:t>
      </w:r>
    </w:p>
    <w:p w:rsidR="0049705F" w:rsidRPr="008F2129" w:rsidRDefault="0049705F" w:rsidP="00DD544E">
      <w:pPr>
        <w:pStyle w:val="ListParagraph"/>
        <w:numPr>
          <w:ilvl w:val="0"/>
          <w:numId w:val="12"/>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 xml:space="preserve">Power plug status </w:t>
      </w:r>
      <w:r w:rsidR="00633E3D" w:rsidRPr="008F2129">
        <w:rPr>
          <w:rFonts w:asciiTheme="minorHAnsi" w:hAnsiTheme="minorHAnsi" w:cstheme="minorHAnsi"/>
          <w:sz w:val="22"/>
          <w:szCs w:val="20"/>
          <w:highlight w:val="green"/>
          <w:lang w:val="en-GB"/>
        </w:rPr>
        <w:t>can be available or unavailable and is</w:t>
      </w:r>
      <w:r w:rsidRPr="008F2129">
        <w:rPr>
          <w:rFonts w:asciiTheme="minorHAnsi" w:hAnsiTheme="minorHAnsi" w:cstheme="minorHAnsi"/>
          <w:sz w:val="22"/>
          <w:szCs w:val="20"/>
          <w:highlight w:val="green"/>
          <w:lang w:val="en-GB"/>
        </w:rPr>
        <w:t xml:space="preserve"> identified by the </w:t>
      </w:r>
      <w:r w:rsidR="00F95A24" w:rsidRPr="008F2129">
        <w:rPr>
          <w:rFonts w:asciiTheme="minorHAnsi" w:hAnsiTheme="minorHAnsi" w:cstheme="minorHAnsi"/>
          <w:sz w:val="22"/>
          <w:szCs w:val="20"/>
          <w:highlight w:val="green"/>
          <w:lang w:val="en-GB"/>
        </w:rPr>
        <w:t>colour</w:t>
      </w:r>
      <w:r w:rsidRPr="008F2129">
        <w:rPr>
          <w:rFonts w:asciiTheme="minorHAnsi" w:hAnsiTheme="minorHAnsi" w:cstheme="minorHAnsi"/>
          <w:sz w:val="22"/>
          <w:szCs w:val="20"/>
          <w:highlight w:val="green"/>
          <w:lang w:val="en-GB"/>
        </w:rPr>
        <w:t xml:space="preserve"> of a LED on it</w:t>
      </w:r>
      <w:r w:rsidR="00633E3D" w:rsidRPr="008F2129">
        <w:rPr>
          <w:rFonts w:asciiTheme="minorHAnsi" w:hAnsiTheme="minorHAnsi" w:cstheme="minorHAnsi"/>
          <w:sz w:val="22"/>
          <w:szCs w:val="20"/>
          <w:highlight w:val="green"/>
          <w:lang w:val="en-GB"/>
        </w:rPr>
        <w:t>.</w:t>
      </w:r>
      <w:r w:rsidR="0029729B" w:rsidRPr="008F2129">
        <w:rPr>
          <w:highlight w:val="green"/>
          <w:lang w:val="en-GB"/>
        </w:rPr>
        <w:t xml:space="preserve"> </w:t>
      </w:r>
      <w:r w:rsidR="00633E3D" w:rsidRPr="008F2129">
        <w:rPr>
          <w:rFonts w:asciiTheme="minorHAnsi" w:hAnsiTheme="minorHAnsi" w:cstheme="minorHAnsi"/>
          <w:sz w:val="22"/>
          <w:szCs w:val="20"/>
          <w:highlight w:val="green"/>
          <w:lang w:val="en-GB"/>
        </w:rPr>
        <w:t>T</w:t>
      </w:r>
      <w:r w:rsidR="0029729B" w:rsidRPr="008F2129">
        <w:rPr>
          <w:rFonts w:asciiTheme="minorHAnsi" w:hAnsiTheme="minorHAnsi" w:cstheme="minorHAnsi"/>
          <w:sz w:val="22"/>
          <w:szCs w:val="20"/>
          <w:highlight w:val="green"/>
          <w:lang w:val="en-GB"/>
        </w:rPr>
        <w:t>his way other</w:t>
      </w:r>
      <w:r w:rsidR="00633E3D" w:rsidRPr="008F2129">
        <w:rPr>
          <w:rFonts w:asciiTheme="minorHAnsi" w:hAnsiTheme="minorHAnsi" w:cstheme="minorHAnsi"/>
          <w:sz w:val="22"/>
          <w:szCs w:val="20"/>
          <w:highlight w:val="green"/>
          <w:lang w:val="en-GB"/>
        </w:rPr>
        <w:t xml:space="preserve"> users w</w:t>
      </w:r>
      <w:r w:rsidR="0029729B" w:rsidRPr="008F2129">
        <w:rPr>
          <w:rFonts w:asciiTheme="minorHAnsi" w:hAnsiTheme="minorHAnsi" w:cstheme="minorHAnsi"/>
          <w:sz w:val="22"/>
          <w:szCs w:val="20"/>
          <w:highlight w:val="green"/>
          <w:lang w:val="en-GB"/>
        </w:rPr>
        <w:t xml:space="preserve">on't </w:t>
      </w:r>
      <w:r w:rsidR="00633E3D" w:rsidRPr="008F2129">
        <w:rPr>
          <w:rFonts w:asciiTheme="minorHAnsi" w:hAnsiTheme="minorHAnsi" w:cstheme="minorHAnsi"/>
          <w:sz w:val="22"/>
          <w:szCs w:val="20"/>
          <w:highlight w:val="green"/>
          <w:lang w:val="en-GB"/>
        </w:rPr>
        <w:t>use</w:t>
      </w:r>
      <w:r w:rsidR="0029729B" w:rsidRPr="008F2129">
        <w:rPr>
          <w:rFonts w:asciiTheme="minorHAnsi" w:hAnsiTheme="minorHAnsi" w:cstheme="minorHAnsi"/>
          <w:sz w:val="22"/>
          <w:szCs w:val="20"/>
          <w:highlight w:val="green"/>
          <w:lang w:val="en-GB"/>
        </w:rPr>
        <w:t xml:space="preserve"> a reserved plug</w:t>
      </w:r>
      <w:r w:rsidRPr="008F2129">
        <w:rPr>
          <w:rFonts w:asciiTheme="minorHAnsi" w:hAnsiTheme="minorHAnsi" w:cstheme="minorHAnsi"/>
          <w:sz w:val="22"/>
          <w:szCs w:val="20"/>
          <w:highlight w:val="green"/>
          <w:lang w:val="en-GB"/>
        </w:rPr>
        <w:t>.</w:t>
      </w:r>
    </w:p>
    <w:p w:rsidR="0049705F" w:rsidRPr="008F2129" w:rsidRDefault="0049705F"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A user can use a car if and only if he has reserved it in advance.</w:t>
      </w:r>
    </w:p>
    <w:p w:rsidR="0049705F" w:rsidRPr="008F2129" w:rsidRDefault="0049705F"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A car can be reserved by only one user at a time.</w:t>
      </w:r>
    </w:p>
    <w:p w:rsidR="0049705F" w:rsidRPr="008F2129" w:rsidRDefault="0049705F"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has access to European Union driving licence databases to verify and approve user registration.</w:t>
      </w:r>
    </w:p>
    <w:p w:rsidR="0049705F" w:rsidRPr="008F2129" w:rsidRDefault="0049705F" w:rsidP="00DD544E">
      <w:pPr>
        <w:pStyle w:val="ListParagraph"/>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Only registered users can access to system functionalities</w:t>
      </w:r>
      <w:r w:rsidR="00F95A24" w:rsidRPr="008F2129">
        <w:rPr>
          <w:rFonts w:asciiTheme="minorHAnsi" w:hAnsiTheme="minorHAnsi" w:cstheme="minorHAnsi"/>
          <w:sz w:val="22"/>
          <w:szCs w:val="20"/>
          <w:lang w:val="en-GB"/>
        </w:rPr>
        <w:t>.</w:t>
      </w:r>
    </w:p>
    <w:p w:rsidR="00B54F59" w:rsidRPr="008F2129" w:rsidRDefault="00B54F59" w:rsidP="00DD544E">
      <w:pPr>
        <w:spacing w:after="120"/>
        <w:ind w:left="0" w:right="0" w:firstLine="0"/>
        <w:rPr>
          <w:sz w:val="22"/>
          <w:lang w:val="en-GB"/>
        </w:rPr>
      </w:pPr>
    </w:p>
    <w:p w:rsidR="006D79F1" w:rsidRPr="008F2129" w:rsidRDefault="00CD3888" w:rsidP="00DD544E">
      <w:pPr>
        <w:pStyle w:val="Heading2"/>
        <w:numPr>
          <w:ilvl w:val="1"/>
          <w:numId w:val="5"/>
        </w:numPr>
        <w:ind w:left="426" w:hanging="426"/>
        <w:jc w:val="both"/>
        <w:rPr>
          <w:sz w:val="28"/>
          <w:lang w:val="en-GB"/>
        </w:rPr>
      </w:pPr>
      <w:r w:rsidRPr="008F2129">
        <w:rPr>
          <w:sz w:val="28"/>
          <w:lang w:val="en-GB"/>
        </w:rPr>
        <w:t xml:space="preserve"> </w:t>
      </w:r>
      <w:bookmarkStart w:id="62" w:name="_Toc474229484"/>
      <w:r w:rsidR="006D79F1" w:rsidRPr="008F2129">
        <w:rPr>
          <w:sz w:val="28"/>
          <w:lang w:val="en-GB"/>
        </w:rPr>
        <w:t>Stakeholders</w:t>
      </w:r>
      <w:bookmarkEnd w:id="62"/>
    </w:p>
    <w:p w:rsidR="006D79F1" w:rsidRPr="008F2129" w:rsidRDefault="006D79F1" w:rsidP="00DD544E">
      <w:pPr>
        <w:spacing w:after="120"/>
        <w:ind w:left="0" w:right="0" w:firstLine="0"/>
        <w:rPr>
          <w:sz w:val="22"/>
          <w:lang w:val="en-GB"/>
        </w:rPr>
      </w:pPr>
      <w:r w:rsidRPr="008F2129">
        <w:rPr>
          <w:sz w:val="22"/>
          <w:lang w:val="en-GB"/>
        </w:rPr>
        <w:t xml:space="preserve">The stakeholder of this project is PowerEnjoy Company, a new company born from a famous Energy distribution company, that decided to build a car sharing service that would offer a service to the citizens that would be </w:t>
      </w:r>
      <w:r w:rsidR="00205F5F" w:rsidRPr="008F2129">
        <w:rPr>
          <w:sz w:val="22"/>
          <w:lang w:val="en-GB"/>
        </w:rPr>
        <w:t>advantageous</w:t>
      </w:r>
      <w:r w:rsidRPr="008F2129">
        <w:rPr>
          <w:sz w:val="22"/>
          <w:lang w:val="en-GB"/>
        </w:rPr>
        <w:t xml:space="preserve"> and </w:t>
      </w:r>
      <w:r w:rsidR="00F95A24" w:rsidRPr="008F2129">
        <w:rPr>
          <w:sz w:val="22"/>
          <w:lang w:val="en-GB"/>
        </w:rPr>
        <w:t xml:space="preserve">eco-friendly </w:t>
      </w:r>
      <w:r w:rsidRPr="008F2129">
        <w:rPr>
          <w:sz w:val="22"/>
          <w:lang w:val="en-GB"/>
        </w:rPr>
        <w:t>at the same time.</w:t>
      </w:r>
    </w:p>
    <w:p w:rsidR="006D79F1" w:rsidRPr="008F2129" w:rsidRDefault="006D79F1" w:rsidP="00DD544E">
      <w:pPr>
        <w:spacing w:after="120"/>
        <w:ind w:left="0" w:right="0" w:firstLine="0"/>
        <w:rPr>
          <w:sz w:val="22"/>
          <w:lang w:val="en-GB"/>
        </w:rPr>
      </w:pPr>
    </w:p>
    <w:p w:rsidR="009F0D55" w:rsidRPr="008F2129" w:rsidRDefault="009F0D55" w:rsidP="00DD544E">
      <w:pPr>
        <w:spacing w:after="160" w:line="259" w:lineRule="auto"/>
        <w:ind w:left="0" w:right="0" w:firstLine="0"/>
        <w:rPr>
          <w:sz w:val="22"/>
          <w:lang w:val="en-GB"/>
        </w:rPr>
      </w:pPr>
      <w:r w:rsidRPr="008F2129">
        <w:rPr>
          <w:sz w:val="22"/>
          <w:lang w:val="en-GB"/>
        </w:rPr>
        <w:br w:type="page"/>
      </w:r>
    </w:p>
    <w:p w:rsidR="00014BDC" w:rsidRPr="008F2129" w:rsidRDefault="00014BDC" w:rsidP="00DD544E">
      <w:pPr>
        <w:pStyle w:val="Heading1"/>
        <w:numPr>
          <w:ilvl w:val="0"/>
          <w:numId w:val="5"/>
        </w:numPr>
        <w:ind w:left="426" w:right="0" w:hanging="426"/>
        <w:jc w:val="both"/>
        <w:rPr>
          <w:rFonts w:asciiTheme="minorHAnsi" w:hAnsiTheme="minorHAnsi" w:cstheme="minorHAnsi"/>
          <w:sz w:val="32"/>
          <w:szCs w:val="20"/>
          <w:lang w:val="en-GB"/>
        </w:rPr>
      </w:pPr>
      <w:bookmarkStart w:id="63" w:name="_Toc474229485"/>
      <w:r w:rsidRPr="008F2129">
        <w:rPr>
          <w:rFonts w:asciiTheme="minorHAnsi" w:hAnsiTheme="minorHAnsi" w:cstheme="minorHAnsi"/>
          <w:sz w:val="32"/>
          <w:szCs w:val="20"/>
          <w:lang w:val="en-GB"/>
        </w:rPr>
        <w:lastRenderedPageBreak/>
        <w:t>Specific Requirements</w:t>
      </w:r>
      <w:bookmarkEnd w:id="63"/>
    </w:p>
    <w:p w:rsidR="00014BDC" w:rsidRPr="008F2129" w:rsidRDefault="00CD3888" w:rsidP="00DD544E">
      <w:pPr>
        <w:pStyle w:val="Heading2"/>
        <w:numPr>
          <w:ilvl w:val="1"/>
          <w:numId w:val="5"/>
        </w:numPr>
        <w:ind w:left="426" w:hanging="426"/>
        <w:jc w:val="both"/>
        <w:rPr>
          <w:sz w:val="28"/>
          <w:lang w:val="en-GB"/>
        </w:rPr>
      </w:pPr>
      <w:r w:rsidRPr="008F2129">
        <w:rPr>
          <w:sz w:val="28"/>
          <w:lang w:val="en-GB"/>
        </w:rPr>
        <w:t xml:space="preserve"> </w:t>
      </w:r>
      <w:bookmarkStart w:id="64" w:name="_Toc474229486"/>
      <w:r w:rsidR="00014BDC" w:rsidRPr="008F2129">
        <w:rPr>
          <w:sz w:val="28"/>
          <w:lang w:val="en-GB"/>
        </w:rPr>
        <w:t>Functional Requirements</w:t>
      </w:r>
      <w:bookmarkEnd w:id="64"/>
    </w:p>
    <w:p w:rsidR="00552690" w:rsidRPr="008F2129" w:rsidRDefault="00552690" w:rsidP="00DD544E">
      <w:pPr>
        <w:spacing w:after="120"/>
        <w:ind w:left="0" w:right="0" w:firstLine="0"/>
        <w:rPr>
          <w:b/>
          <w:sz w:val="22"/>
          <w:lang w:val="en-GB"/>
        </w:rPr>
      </w:pPr>
      <w:r w:rsidRPr="008F2129">
        <w:rPr>
          <w:b/>
          <w:sz w:val="22"/>
          <w:lang w:val="en-GB"/>
        </w:rPr>
        <w:t xml:space="preserve">User </w:t>
      </w:r>
      <w:r w:rsidRPr="008F2129">
        <w:rPr>
          <w:rFonts w:asciiTheme="minorHAnsi" w:hAnsiTheme="minorHAnsi" w:cstheme="minorHAnsi"/>
          <w:b/>
          <w:sz w:val="22"/>
          <w:szCs w:val="20"/>
          <w:lang w:val="en-GB"/>
        </w:rPr>
        <w:t>goals</w:t>
      </w:r>
    </w:p>
    <w:p w:rsidR="00552690" w:rsidRPr="008F2129" w:rsidRDefault="00552690" w:rsidP="00DD544E">
      <w:pPr>
        <w:spacing w:after="120"/>
        <w:ind w:left="0" w:right="0" w:firstLine="0"/>
        <w:rPr>
          <w:sz w:val="22"/>
          <w:lang w:val="en-GB"/>
        </w:rPr>
      </w:pPr>
      <w:r w:rsidRPr="008F2129">
        <w:rPr>
          <w:sz w:val="22"/>
          <w:lang w:val="en-GB"/>
        </w:rPr>
        <w:t>[G1] The user should be</w:t>
      </w:r>
      <w:r w:rsidR="000B26A5" w:rsidRPr="008F2129">
        <w:rPr>
          <w:sz w:val="22"/>
          <w:lang w:val="en-GB"/>
        </w:rPr>
        <w:t xml:space="preserve"> able to register to the system:</w:t>
      </w:r>
    </w:p>
    <w:p w:rsidR="00552690" w:rsidRPr="008F2129" w:rsidRDefault="00552690" w:rsidP="00DD544E">
      <w:pPr>
        <w:pStyle w:val="ListParagraph"/>
        <w:numPr>
          <w:ilvl w:val="0"/>
          <w:numId w:val="1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must enter all his personal data, ID card data and driving licence </w:t>
      </w:r>
      <w:r w:rsidR="000B26A5" w:rsidRPr="008F2129">
        <w:rPr>
          <w:rFonts w:asciiTheme="minorHAnsi" w:hAnsiTheme="minorHAnsi" w:cstheme="minorHAnsi"/>
          <w:sz w:val="22"/>
          <w:szCs w:val="20"/>
          <w:lang w:val="en-GB"/>
        </w:rPr>
        <w:t>information</w:t>
      </w:r>
      <w:r w:rsidR="00354212" w:rsidRPr="008F2129">
        <w:rPr>
          <w:rFonts w:asciiTheme="minorHAnsi" w:hAnsiTheme="minorHAnsi" w:cstheme="minorHAnsi"/>
          <w:sz w:val="22"/>
          <w:szCs w:val="20"/>
          <w:lang w:val="en-GB"/>
        </w:rPr>
        <w:t>.</w:t>
      </w:r>
    </w:p>
    <w:p w:rsidR="00552690" w:rsidRPr="008F2129" w:rsidRDefault="00552690" w:rsidP="00DD544E">
      <w:pPr>
        <w:pStyle w:val="ListParagraph"/>
        <w:numPr>
          <w:ilvl w:val="0"/>
          <w:numId w:val="1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validate the data entered by asking the external system for driving licence verifications</w:t>
      </w:r>
      <w:r w:rsidR="00354212" w:rsidRPr="008F2129">
        <w:rPr>
          <w:rFonts w:asciiTheme="minorHAnsi" w:hAnsiTheme="minorHAnsi" w:cstheme="minorHAnsi"/>
          <w:sz w:val="22"/>
          <w:szCs w:val="20"/>
          <w:lang w:val="en-GB"/>
        </w:rPr>
        <w:t>.</w:t>
      </w:r>
    </w:p>
    <w:p w:rsidR="00354212" w:rsidRPr="008F2129" w:rsidRDefault="00552690" w:rsidP="00DD544E">
      <w:pPr>
        <w:pStyle w:val="ListParagraph"/>
        <w:numPr>
          <w:ilvl w:val="0"/>
          <w:numId w:val="1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If correct, the system should provide to the user a password to access the service</w:t>
      </w:r>
      <w:r w:rsidR="00354212" w:rsidRPr="008F2129">
        <w:rPr>
          <w:rFonts w:asciiTheme="minorHAnsi" w:hAnsiTheme="minorHAnsi" w:cstheme="minorHAnsi"/>
          <w:sz w:val="22"/>
          <w:szCs w:val="20"/>
          <w:lang w:val="en-GB"/>
        </w:rPr>
        <w:t>.</w:t>
      </w:r>
    </w:p>
    <w:p w:rsidR="00354212" w:rsidRPr="008F2129" w:rsidRDefault="00354212"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[G2] Already registered u</w:t>
      </w:r>
      <w:r w:rsidR="000B26A5" w:rsidRPr="008F2129">
        <w:rPr>
          <w:sz w:val="22"/>
          <w:lang w:val="en-GB"/>
        </w:rPr>
        <w:t>sers should be allowed to login:</w:t>
      </w:r>
    </w:p>
    <w:p w:rsidR="00552690" w:rsidRPr="008F2129" w:rsidRDefault="00552690" w:rsidP="00DD544E">
      <w:pPr>
        <w:pStyle w:val="ListParagraph"/>
        <w:numPr>
          <w:ilvl w:val="0"/>
          <w:numId w:val="1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should be allowed to enter login </w:t>
      </w:r>
      <w:r w:rsidR="000B26A5" w:rsidRPr="008F2129">
        <w:rPr>
          <w:rFonts w:asciiTheme="minorHAnsi" w:hAnsiTheme="minorHAnsi" w:cstheme="minorHAnsi"/>
          <w:sz w:val="22"/>
          <w:szCs w:val="20"/>
          <w:lang w:val="en-GB"/>
        </w:rPr>
        <w:t>information</w:t>
      </w:r>
      <w:r w:rsidR="00354212" w:rsidRPr="008F2129">
        <w:rPr>
          <w:rFonts w:asciiTheme="minorHAnsi" w:hAnsiTheme="minorHAnsi" w:cstheme="minorHAnsi"/>
          <w:sz w:val="22"/>
          <w:szCs w:val="20"/>
          <w:lang w:val="en-GB"/>
        </w:rPr>
        <w:t>.</w:t>
      </w:r>
    </w:p>
    <w:p w:rsidR="00552690" w:rsidRPr="008F2129" w:rsidRDefault="00552690" w:rsidP="00DD544E">
      <w:pPr>
        <w:pStyle w:val="ListParagraph"/>
        <w:numPr>
          <w:ilvl w:val="0"/>
          <w:numId w:val="1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validate entered data and allow the access if all is correct</w:t>
      </w:r>
      <w:r w:rsidR="00354212" w:rsidRPr="008F2129">
        <w:rPr>
          <w:rFonts w:asciiTheme="minorHAnsi" w:hAnsiTheme="minorHAnsi" w:cstheme="minorHAnsi"/>
          <w:sz w:val="22"/>
          <w:szCs w:val="20"/>
          <w:lang w:val="en-GB"/>
        </w:rPr>
        <w:t>.</w:t>
      </w:r>
    </w:p>
    <w:p w:rsidR="00354212" w:rsidRPr="008F2129" w:rsidRDefault="00354212"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highlight w:val="green"/>
          <w:lang w:val="en-GB"/>
        </w:rPr>
      </w:pPr>
      <w:r w:rsidRPr="008F2129">
        <w:rPr>
          <w:sz w:val="22"/>
          <w:highlight w:val="green"/>
          <w:lang w:val="en-GB"/>
        </w:rPr>
        <w:t>[G3] The user should be able to</w:t>
      </w:r>
      <w:r w:rsidR="000B26A5" w:rsidRPr="008F2129">
        <w:rPr>
          <w:sz w:val="22"/>
          <w:highlight w:val="green"/>
          <w:lang w:val="en-GB"/>
        </w:rPr>
        <w:t xml:space="preserve"> find available cars around him</w:t>
      </w:r>
      <w:r w:rsidR="00B54F59" w:rsidRPr="008F2129">
        <w:rPr>
          <w:sz w:val="22"/>
          <w:highlight w:val="green"/>
          <w:lang w:val="en-GB"/>
        </w:rPr>
        <w:t xml:space="preserve"> or in a specified address</w:t>
      </w:r>
      <w:r w:rsidR="000B26A5" w:rsidRPr="008F2129">
        <w:rPr>
          <w:sz w:val="22"/>
          <w:highlight w:val="green"/>
          <w:lang w:val="en-GB"/>
        </w:rPr>
        <w:t>:</w:t>
      </w:r>
    </w:p>
    <w:p w:rsidR="00633E3D" w:rsidRPr="008F2129" w:rsidRDefault="00633E3D" w:rsidP="00DD544E">
      <w:pPr>
        <w:pStyle w:val="ListParagraph"/>
        <w:numPr>
          <w:ilvl w:val="0"/>
          <w:numId w:val="15"/>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user can specify an address or use his GPS coordinates.</w:t>
      </w:r>
    </w:p>
    <w:p w:rsidR="00354212" w:rsidRPr="008F2129" w:rsidRDefault="00354212" w:rsidP="00DD544E">
      <w:pPr>
        <w:pStyle w:val="ListParagraph"/>
        <w:numPr>
          <w:ilvl w:val="0"/>
          <w:numId w:val="15"/>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 xml:space="preserve">The system can </w:t>
      </w:r>
      <w:r w:rsidR="00633E3D" w:rsidRPr="008F2129">
        <w:rPr>
          <w:rFonts w:asciiTheme="minorHAnsi" w:hAnsiTheme="minorHAnsi" w:cstheme="minorHAnsi"/>
          <w:sz w:val="22"/>
          <w:szCs w:val="20"/>
          <w:highlight w:val="green"/>
          <w:lang w:val="en-GB"/>
        </w:rPr>
        <w:t>get</w:t>
      </w:r>
      <w:r w:rsidRPr="008F2129">
        <w:rPr>
          <w:rFonts w:asciiTheme="minorHAnsi" w:hAnsiTheme="minorHAnsi" w:cstheme="minorHAnsi"/>
          <w:sz w:val="22"/>
          <w:szCs w:val="20"/>
          <w:highlight w:val="green"/>
          <w:lang w:val="en-GB"/>
        </w:rPr>
        <w:t xml:space="preserve"> user coordinates accessing GPS on user's phone</w:t>
      </w:r>
      <w:r w:rsidR="00633E3D" w:rsidRPr="008F2129">
        <w:rPr>
          <w:rFonts w:asciiTheme="minorHAnsi" w:hAnsiTheme="minorHAnsi" w:cstheme="minorHAnsi"/>
          <w:sz w:val="22"/>
          <w:szCs w:val="20"/>
          <w:highlight w:val="green"/>
          <w:lang w:val="en-GB"/>
        </w:rPr>
        <w:t xml:space="preserve"> or get coordinates of the specified address</w:t>
      </w:r>
      <w:r w:rsidRPr="008F2129">
        <w:rPr>
          <w:rFonts w:asciiTheme="minorHAnsi" w:hAnsiTheme="minorHAnsi" w:cstheme="minorHAnsi"/>
          <w:sz w:val="22"/>
          <w:szCs w:val="20"/>
          <w:highlight w:val="green"/>
          <w:lang w:val="en-GB"/>
        </w:rPr>
        <w:t>.</w:t>
      </w:r>
    </w:p>
    <w:p w:rsidR="00354212" w:rsidRPr="008F2129" w:rsidRDefault="00354212" w:rsidP="00DD544E">
      <w:pPr>
        <w:pStyle w:val="ListParagraph"/>
        <w:numPr>
          <w:ilvl w:val="0"/>
          <w:numId w:val="15"/>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provide a map on which available cars are identified by a symbol showing the correct position.</w:t>
      </w:r>
    </w:p>
    <w:p w:rsidR="00354212" w:rsidRPr="008F2129" w:rsidRDefault="00354212"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[G4] The user should see the battery level of a </w:t>
      </w:r>
      <w:r w:rsidR="000B26A5" w:rsidRPr="008F2129">
        <w:rPr>
          <w:sz w:val="22"/>
          <w:lang w:val="en-GB"/>
        </w:rPr>
        <w:t>car before making a reservation:</w:t>
      </w:r>
    </w:p>
    <w:p w:rsidR="00552690" w:rsidRPr="008F2129" w:rsidRDefault="00354212" w:rsidP="00DD544E">
      <w:pPr>
        <w:pStyle w:val="ListParagraph"/>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provide </w:t>
      </w:r>
      <w:r w:rsidR="000B26A5"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about the car when the user picks one of the </w:t>
      </w:r>
      <w:r w:rsidR="000B26A5" w:rsidRPr="008F2129">
        <w:rPr>
          <w:rFonts w:asciiTheme="minorHAnsi" w:hAnsiTheme="minorHAnsi" w:cstheme="minorHAnsi"/>
          <w:sz w:val="22"/>
          <w:szCs w:val="20"/>
          <w:lang w:val="en-GB"/>
        </w:rPr>
        <w:t>available</w:t>
      </w:r>
      <w:r w:rsidRPr="008F2129">
        <w:rPr>
          <w:rFonts w:asciiTheme="minorHAnsi" w:hAnsiTheme="minorHAnsi" w:cstheme="minorHAnsi"/>
          <w:sz w:val="22"/>
          <w:szCs w:val="20"/>
          <w:lang w:val="en-GB"/>
        </w:rPr>
        <w:t>, before reserving it.</w:t>
      </w:r>
    </w:p>
    <w:p w:rsidR="00354212" w:rsidRPr="008F2129" w:rsidRDefault="00354212"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[G5] The user </w:t>
      </w:r>
      <w:r w:rsidR="000B26A5" w:rsidRPr="008F2129">
        <w:rPr>
          <w:sz w:val="22"/>
          <w:lang w:val="en-GB"/>
        </w:rPr>
        <w:t>should be able to reserve a car:</w:t>
      </w:r>
    </w:p>
    <w:p w:rsidR="00354212" w:rsidRPr="008F2129" w:rsidRDefault="00354212" w:rsidP="00DD544E">
      <w:pPr>
        <w:pStyle w:val="ListParagraph"/>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w:t>
      </w:r>
      <w:r w:rsidR="00814F4D" w:rsidRPr="008F2129">
        <w:rPr>
          <w:rFonts w:asciiTheme="minorHAnsi" w:hAnsiTheme="minorHAnsi" w:cstheme="minorHAnsi"/>
          <w:sz w:val="22"/>
          <w:szCs w:val="20"/>
          <w:lang w:val="en-GB"/>
        </w:rPr>
        <w:t>should be able to</w:t>
      </w:r>
      <w:r w:rsidRPr="008F2129">
        <w:rPr>
          <w:rFonts w:asciiTheme="minorHAnsi" w:hAnsiTheme="minorHAnsi" w:cstheme="minorHAnsi"/>
          <w:sz w:val="22"/>
          <w:szCs w:val="20"/>
          <w:lang w:val="en-GB"/>
        </w:rPr>
        <w:t xml:space="preserve"> select one of the cars to see its status and reserve it.</w:t>
      </w:r>
    </w:p>
    <w:p w:rsidR="00552690" w:rsidRPr="008F2129" w:rsidRDefault="00354212" w:rsidP="00DD544E">
      <w:pPr>
        <w:pStyle w:val="ListParagraph"/>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system should make the car unavailable to other users</w:t>
      </w:r>
      <w:r w:rsidR="00814F4D" w:rsidRPr="008F2129">
        <w:rPr>
          <w:rFonts w:asciiTheme="minorHAnsi" w:hAnsiTheme="minorHAnsi" w:cstheme="minorHAnsi"/>
          <w:sz w:val="22"/>
          <w:szCs w:val="20"/>
          <w:lang w:val="en-GB"/>
        </w:rPr>
        <w:t xml:space="preserve"> once the user confirms his choice</w:t>
      </w:r>
      <w:r w:rsidRPr="008F2129">
        <w:rPr>
          <w:rFonts w:asciiTheme="minorHAnsi" w:hAnsiTheme="minorHAnsi" w:cstheme="minorHAnsi"/>
          <w:sz w:val="22"/>
          <w:szCs w:val="20"/>
          <w:lang w:val="en-GB"/>
        </w:rPr>
        <w:t>.</w:t>
      </w:r>
    </w:p>
    <w:p w:rsidR="00AF5617" w:rsidRPr="008F2129" w:rsidRDefault="00AF5617" w:rsidP="00DD544E">
      <w:pPr>
        <w:pStyle w:val="ListParagraph"/>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retain the reservation for an hour and cancel it when the time limit is reached. In this case a 1 EUR fee should be charged.</w:t>
      </w:r>
    </w:p>
    <w:p w:rsidR="00354212" w:rsidRPr="008F2129" w:rsidRDefault="00354212"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[G6] The user should be granted the access to the reserved car once he reaches i</w:t>
      </w:r>
      <w:r w:rsidR="000B26A5" w:rsidRPr="008F2129">
        <w:rPr>
          <w:sz w:val="22"/>
          <w:lang w:val="en-GB"/>
        </w:rPr>
        <w:t>t:</w:t>
      </w:r>
    </w:p>
    <w:p w:rsidR="00354212" w:rsidRPr="008F2129" w:rsidRDefault="00354212" w:rsidP="00DD544E">
      <w:pPr>
        <w:pStyle w:val="ListParagraph"/>
        <w:numPr>
          <w:ilvl w:val="0"/>
          <w:numId w:val="17"/>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User </w:t>
      </w:r>
      <w:r w:rsidR="00E1219D" w:rsidRPr="008F2129">
        <w:rPr>
          <w:rFonts w:asciiTheme="minorHAnsi" w:hAnsiTheme="minorHAnsi" w:cstheme="minorHAnsi"/>
          <w:sz w:val="22"/>
          <w:szCs w:val="20"/>
          <w:lang w:val="en-GB"/>
        </w:rPr>
        <w:t>should be able to</w:t>
      </w:r>
      <w:r w:rsidRPr="008F2129">
        <w:rPr>
          <w:rFonts w:asciiTheme="minorHAnsi" w:hAnsiTheme="minorHAnsi" w:cstheme="minorHAnsi"/>
          <w:sz w:val="22"/>
          <w:szCs w:val="20"/>
          <w:lang w:val="en-GB"/>
        </w:rPr>
        <w:t xml:space="preserve"> notify the system that he has reached the car.</w:t>
      </w:r>
    </w:p>
    <w:p w:rsidR="00354212" w:rsidRPr="008F2129" w:rsidRDefault="00354212" w:rsidP="00DD544E">
      <w:pPr>
        <w:pStyle w:val="ListParagraph"/>
        <w:numPr>
          <w:ilvl w:val="0"/>
          <w:numId w:val="17"/>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check user coordinates to compare them with car's ones and unlock it if the distance is less than 10m.</w:t>
      </w:r>
    </w:p>
    <w:p w:rsidR="00354212" w:rsidRPr="008F2129" w:rsidRDefault="00354212"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[G7] The user should be </w:t>
      </w:r>
      <w:r w:rsidR="000B26A5" w:rsidRPr="008F2129">
        <w:rPr>
          <w:sz w:val="22"/>
          <w:lang w:val="en-GB"/>
        </w:rPr>
        <w:t>allowed to cancel a reservation:</w:t>
      </w:r>
    </w:p>
    <w:p w:rsidR="00354212" w:rsidRPr="008F2129" w:rsidRDefault="00354212" w:rsidP="00DD544E">
      <w:pPr>
        <w:pStyle w:val="ListParagraph"/>
        <w:numPr>
          <w:ilvl w:val="0"/>
          <w:numId w:val="1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offer an option to the user to cancel the reservation.</w:t>
      </w:r>
    </w:p>
    <w:p w:rsidR="00354212" w:rsidRPr="008F2129" w:rsidRDefault="00354212" w:rsidP="00DD544E">
      <w:pPr>
        <w:pStyle w:val="ListParagraph"/>
        <w:numPr>
          <w:ilvl w:val="0"/>
          <w:numId w:val="1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Once the reservation is </w:t>
      </w:r>
      <w:r w:rsidR="000B26A5" w:rsidRPr="008F2129">
        <w:rPr>
          <w:rFonts w:asciiTheme="minorHAnsi" w:hAnsiTheme="minorHAnsi" w:cstheme="minorHAnsi"/>
          <w:sz w:val="22"/>
          <w:szCs w:val="20"/>
          <w:lang w:val="en-GB"/>
        </w:rPr>
        <w:t>cancelled</w:t>
      </w:r>
      <w:r w:rsidR="00974E97" w:rsidRPr="008F2129">
        <w:rPr>
          <w:rFonts w:asciiTheme="minorHAnsi" w:hAnsiTheme="minorHAnsi" w:cstheme="minorHAnsi"/>
          <w:sz w:val="22"/>
          <w:szCs w:val="20"/>
          <w:lang w:val="en-GB"/>
        </w:rPr>
        <w:t>,</w:t>
      </w:r>
      <w:r w:rsidRPr="008F2129">
        <w:rPr>
          <w:rFonts w:asciiTheme="minorHAnsi" w:hAnsiTheme="minorHAnsi" w:cstheme="minorHAnsi"/>
          <w:sz w:val="22"/>
          <w:szCs w:val="20"/>
          <w:lang w:val="en-GB"/>
        </w:rPr>
        <w:t xml:space="preserve"> the user should be able to access again to the map with available cars.</w:t>
      </w:r>
    </w:p>
    <w:p w:rsidR="00354212" w:rsidRPr="008F2129" w:rsidRDefault="00354212"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[G8] The user should be able to access profile and </w:t>
      </w:r>
      <w:r w:rsidR="000B26A5" w:rsidRPr="008F2129">
        <w:rPr>
          <w:sz w:val="22"/>
          <w:lang w:val="en-GB"/>
        </w:rPr>
        <w:t>payment method and make changes:</w:t>
      </w:r>
    </w:p>
    <w:p w:rsidR="00354212" w:rsidRPr="008F2129" w:rsidRDefault="00354212" w:rsidP="00DD544E">
      <w:pPr>
        <w:pStyle w:val="ListParagraph"/>
        <w:numPr>
          <w:ilvl w:val="0"/>
          <w:numId w:val="1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provide a personal profile to the user with his </w:t>
      </w:r>
      <w:r w:rsidR="000B26A5"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and give the possibility to apply changes.</w:t>
      </w:r>
    </w:p>
    <w:p w:rsidR="000B26A5" w:rsidRPr="008F2129" w:rsidRDefault="000B26A5"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[G9] The user should be informed of th</w:t>
      </w:r>
      <w:r w:rsidR="000B26A5" w:rsidRPr="008F2129">
        <w:rPr>
          <w:sz w:val="22"/>
          <w:lang w:val="en-GB"/>
        </w:rPr>
        <w:t>e amount he has been charged of:</w:t>
      </w:r>
    </w:p>
    <w:p w:rsidR="00354212" w:rsidRPr="008F2129" w:rsidRDefault="00354212" w:rsidP="00DD544E">
      <w:pPr>
        <w:pStyle w:val="ListParagraph"/>
        <w:numPr>
          <w:ilvl w:val="0"/>
          <w:numId w:val="1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calculate the total charge after subtracting all the accumulated discounts.</w:t>
      </w:r>
    </w:p>
    <w:p w:rsidR="00354212" w:rsidRPr="008F2129" w:rsidRDefault="00354212" w:rsidP="00DD544E">
      <w:pPr>
        <w:pStyle w:val="ListParagraph"/>
        <w:numPr>
          <w:ilvl w:val="0"/>
          <w:numId w:val="1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notify the user about the final amount of the reservation and how it was calculated</w:t>
      </w:r>
      <w:r w:rsidR="000B26A5" w:rsidRPr="008F2129">
        <w:rPr>
          <w:rFonts w:asciiTheme="minorHAnsi" w:hAnsiTheme="minorHAnsi" w:cstheme="minorHAnsi"/>
          <w:sz w:val="22"/>
          <w:szCs w:val="20"/>
          <w:lang w:val="en-GB"/>
        </w:rPr>
        <w:t>.</w:t>
      </w:r>
    </w:p>
    <w:p w:rsidR="000B26A5" w:rsidRPr="008F2129" w:rsidRDefault="000B26A5"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[G10] After the </w:t>
      </w:r>
      <w:r w:rsidR="000B26A5" w:rsidRPr="008F2129">
        <w:rPr>
          <w:sz w:val="22"/>
          <w:lang w:val="en-GB"/>
        </w:rPr>
        <w:t>rental</w:t>
      </w:r>
      <w:r w:rsidR="00974E97" w:rsidRPr="008F2129">
        <w:rPr>
          <w:sz w:val="22"/>
          <w:lang w:val="en-GB"/>
        </w:rPr>
        <w:t>,</w:t>
      </w:r>
      <w:r w:rsidRPr="008F2129">
        <w:rPr>
          <w:sz w:val="22"/>
          <w:lang w:val="en-GB"/>
        </w:rPr>
        <w:t xml:space="preserve"> the user should be able to inform the sy</w:t>
      </w:r>
      <w:r w:rsidR="000B26A5" w:rsidRPr="008F2129">
        <w:rPr>
          <w:sz w:val="22"/>
          <w:lang w:val="en-GB"/>
        </w:rPr>
        <w:t>stem that he is leaving the car:</w:t>
      </w:r>
    </w:p>
    <w:p w:rsidR="000B26A5" w:rsidRPr="008F2129" w:rsidRDefault="000B26A5" w:rsidP="00DD544E">
      <w:pPr>
        <w:pStyle w:val="ListParagraph"/>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should have a way to notify the system he has finished using the car.</w:t>
      </w:r>
    </w:p>
    <w:p w:rsidR="000B26A5" w:rsidRPr="008F2129" w:rsidRDefault="000B26A5" w:rsidP="00DD544E">
      <w:pPr>
        <w:pStyle w:val="ListParagraph"/>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verify the status of the car and check the parking.</w:t>
      </w:r>
    </w:p>
    <w:p w:rsidR="000B26A5" w:rsidRPr="008F2129" w:rsidRDefault="000B26A5" w:rsidP="00DD544E">
      <w:pPr>
        <w:pStyle w:val="ListParagraph"/>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If all is correct the system should lock the car and make it available again.</w:t>
      </w:r>
    </w:p>
    <w:p w:rsidR="008F439C" w:rsidRPr="008F2129" w:rsidRDefault="008F439C" w:rsidP="00DD544E">
      <w:pPr>
        <w:spacing w:after="120"/>
        <w:ind w:left="0" w:right="0" w:firstLine="0"/>
        <w:rPr>
          <w:rFonts w:asciiTheme="minorHAnsi" w:hAnsiTheme="minorHAnsi" w:cstheme="minorHAnsi"/>
          <w:sz w:val="22"/>
          <w:szCs w:val="20"/>
          <w:lang w:val="en-GB"/>
        </w:rPr>
      </w:pPr>
    </w:p>
    <w:p w:rsidR="008F439C" w:rsidRPr="008F2129" w:rsidRDefault="008F439C" w:rsidP="00DD544E">
      <w:pPr>
        <w:spacing w:after="120"/>
        <w:ind w:left="0" w:right="0" w:firstLine="0"/>
        <w:rPr>
          <w:sz w:val="22"/>
          <w:lang w:val="en-GB"/>
        </w:rPr>
      </w:pPr>
      <w:r w:rsidRPr="008F2129">
        <w:rPr>
          <w:sz w:val="22"/>
          <w:lang w:val="en-GB"/>
        </w:rPr>
        <w:lastRenderedPageBreak/>
        <w:t>[G11] The user should be able to see all the parking areas:</w:t>
      </w:r>
    </w:p>
    <w:p w:rsidR="008F439C" w:rsidRPr="008F2129" w:rsidRDefault="0071646D" w:rsidP="00DD544E">
      <w:pPr>
        <w:pStyle w:val="ListParagraph"/>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provide a map on which parking areas are identified.</w:t>
      </w:r>
    </w:p>
    <w:p w:rsidR="0071646D" w:rsidRPr="008F2129" w:rsidRDefault="0071646D" w:rsidP="00DD544E">
      <w:pPr>
        <w:pStyle w:val="ListParagraph"/>
        <w:spacing w:after="120"/>
        <w:ind w:left="0" w:right="0" w:firstLine="0"/>
        <w:jc w:val="both"/>
        <w:rPr>
          <w:rFonts w:asciiTheme="minorHAnsi" w:hAnsiTheme="minorHAnsi" w:cstheme="minorHAnsi"/>
          <w:sz w:val="28"/>
          <w:szCs w:val="20"/>
          <w:lang w:val="en-GB"/>
        </w:rPr>
      </w:pPr>
    </w:p>
    <w:p w:rsidR="008F439C" w:rsidRPr="008F2129" w:rsidRDefault="008F439C" w:rsidP="00DD544E">
      <w:pPr>
        <w:spacing w:after="120"/>
        <w:ind w:left="0" w:right="0" w:firstLine="0"/>
        <w:rPr>
          <w:sz w:val="22"/>
          <w:lang w:val="en-GB"/>
        </w:rPr>
      </w:pPr>
      <w:r w:rsidRPr="008F2129">
        <w:rPr>
          <w:sz w:val="22"/>
          <w:lang w:val="en-GB"/>
        </w:rPr>
        <w:t>[G12] The user should be able to see all the special parking areas:</w:t>
      </w:r>
    </w:p>
    <w:p w:rsidR="0071646D" w:rsidRPr="008F2129" w:rsidRDefault="0071646D" w:rsidP="00DD544E">
      <w:pPr>
        <w:pStyle w:val="ListParagraph"/>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provide a map on which special parking areas are identified by a symbol showing their correct position.</w:t>
      </w:r>
    </w:p>
    <w:p w:rsidR="00552690" w:rsidRPr="008F2129" w:rsidRDefault="00552690" w:rsidP="00DD544E">
      <w:pPr>
        <w:spacing w:after="120"/>
        <w:ind w:left="0" w:right="0" w:firstLine="0"/>
        <w:rPr>
          <w:sz w:val="22"/>
          <w:lang w:val="en-GB"/>
        </w:rPr>
      </w:pPr>
    </w:p>
    <w:p w:rsidR="00A1660A" w:rsidRPr="008F2129" w:rsidRDefault="00A1660A" w:rsidP="00DD544E">
      <w:pPr>
        <w:spacing w:after="120"/>
        <w:ind w:left="0" w:right="0" w:firstLine="0"/>
        <w:rPr>
          <w:sz w:val="22"/>
          <w:highlight w:val="green"/>
          <w:lang w:val="en-GB"/>
        </w:rPr>
      </w:pPr>
      <w:r w:rsidRPr="008F2129">
        <w:rPr>
          <w:sz w:val="22"/>
          <w:highlight w:val="green"/>
          <w:lang w:val="en-GB"/>
        </w:rPr>
        <w:t>[G13] User should be blocked if ther</w:t>
      </w:r>
      <w:r w:rsidR="008F2129" w:rsidRPr="008F2129">
        <w:rPr>
          <w:sz w:val="22"/>
          <w:highlight w:val="green"/>
          <w:lang w:val="en-GB"/>
        </w:rPr>
        <w:t>e is a problem with the payment:</w:t>
      </w:r>
    </w:p>
    <w:p w:rsidR="00A1660A" w:rsidRPr="008F2129" w:rsidRDefault="00A1660A" w:rsidP="00DD544E">
      <w:pPr>
        <w:pStyle w:val="ListParagraph"/>
        <w:numPr>
          <w:ilvl w:val="0"/>
          <w:numId w:val="20"/>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try to perform the payment at the end of the rental.</w:t>
      </w:r>
    </w:p>
    <w:p w:rsidR="00A1660A" w:rsidRPr="008F2129" w:rsidRDefault="00A1660A" w:rsidP="00DD544E">
      <w:pPr>
        <w:pStyle w:val="ListParagraph"/>
        <w:numPr>
          <w:ilvl w:val="0"/>
          <w:numId w:val="20"/>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block the user account when the payment is refused.</w:t>
      </w:r>
    </w:p>
    <w:p w:rsidR="00A1660A" w:rsidRPr="008F2129" w:rsidRDefault="00A1660A" w:rsidP="00DD544E">
      <w:pPr>
        <w:pStyle w:val="ListParagraph"/>
        <w:numPr>
          <w:ilvl w:val="0"/>
          <w:numId w:val="20"/>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retry the payment for the next 30 days.</w:t>
      </w:r>
    </w:p>
    <w:p w:rsidR="00A1660A" w:rsidRPr="008F2129" w:rsidRDefault="00A1660A" w:rsidP="00DD544E">
      <w:pPr>
        <w:spacing w:after="120"/>
        <w:ind w:left="0" w:right="0" w:firstLine="0"/>
        <w:rPr>
          <w:rFonts w:asciiTheme="minorHAnsi" w:hAnsiTheme="minorHAnsi" w:cstheme="minorHAnsi"/>
          <w:sz w:val="22"/>
          <w:szCs w:val="20"/>
          <w:highlight w:val="green"/>
          <w:lang w:val="en-GB"/>
        </w:rPr>
      </w:pPr>
    </w:p>
    <w:p w:rsidR="00A1660A" w:rsidRPr="008F2129" w:rsidRDefault="00A1660A" w:rsidP="00DD544E">
      <w:pPr>
        <w:spacing w:after="120"/>
        <w:ind w:left="0" w:right="0" w:firstLine="0"/>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 xml:space="preserve">[G14] The user should be banned if the payment is </w:t>
      </w:r>
      <w:r w:rsidR="008F2129" w:rsidRPr="008F2129">
        <w:rPr>
          <w:rFonts w:asciiTheme="minorHAnsi" w:hAnsiTheme="minorHAnsi" w:cstheme="minorHAnsi"/>
          <w:sz w:val="22"/>
          <w:szCs w:val="20"/>
          <w:highlight w:val="green"/>
          <w:lang w:val="en-GB"/>
        </w:rPr>
        <w:t>refused during a 30 days period:</w:t>
      </w:r>
    </w:p>
    <w:p w:rsidR="00A1660A" w:rsidRPr="008F2129" w:rsidRDefault="00A1660A" w:rsidP="00DD544E">
      <w:pPr>
        <w:pStyle w:val="ListParagraph"/>
        <w:numPr>
          <w:ilvl w:val="0"/>
          <w:numId w:val="22"/>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ban the user from the service when the payment is refused for 30 days.</w:t>
      </w:r>
    </w:p>
    <w:p w:rsidR="00A1660A" w:rsidRPr="008F2129" w:rsidRDefault="00A1660A" w:rsidP="00DD544E">
      <w:pPr>
        <w:spacing w:after="120"/>
        <w:ind w:left="0" w:right="0" w:firstLine="0"/>
        <w:rPr>
          <w:sz w:val="22"/>
          <w:lang w:val="en-GB"/>
        </w:rPr>
      </w:pPr>
    </w:p>
    <w:p w:rsidR="00552690" w:rsidRPr="008F2129" w:rsidRDefault="00552690" w:rsidP="00DD544E">
      <w:pPr>
        <w:spacing w:after="120"/>
        <w:ind w:left="0" w:right="0" w:firstLine="0"/>
        <w:rPr>
          <w:b/>
          <w:sz w:val="22"/>
          <w:lang w:val="en-GB"/>
        </w:rPr>
      </w:pPr>
      <w:r w:rsidRPr="008F2129">
        <w:rPr>
          <w:b/>
          <w:sz w:val="22"/>
          <w:lang w:val="en-GB"/>
        </w:rPr>
        <w:t>Operator goals</w:t>
      </w:r>
    </w:p>
    <w:p w:rsidR="00552690" w:rsidRPr="008F2129" w:rsidRDefault="00A1660A" w:rsidP="00DD544E">
      <w:pPr>
        <w:spacing w:after="120"/>
        <w:ind w:left="0" w:right="0" w:firstLine="0"/>
        <w:rPr>
          <w:sz w:val="22"/>
          <w:lang w:val="en-GB"/>
        </w:rPr>
      </w:pPr>
      <w:r w:rsidRPr="008F2129">
        <w:rPr>
          <w:sz w:val="22"/>
          <w:lang w:val="en-GB"/>
        </w:rPr>
        <w:t>[G15</w:t>
      </w:r>
      <w:r w:rsidR="00552690" w:rsidRPr="008F2129">
        <w:rPr>
          <w:sz w:val="22"/>
          <w:lang w:val="en-GB"/>
        </w:rPr>
        <w:t>] Operators should be</w:t>
      </w:r>
      <w:r w:rsidR="000B26A5" w:rsidRPr="008F2129">
        <w:rPr>
          <w:sz w:val="22"/>
          <w:lang w:val="en-GB"/>
        </w:rPr>
        <w:t xml:space="preserve"> allowed to login to the system:</w:t>
      </w:r>
    </w:p>
    <w:p w:rsidR="000B26A5" w:rsidRPr="008F2129" w:rsidRDefault="000B26A5" w:rsidP="00DD544E">
      <w:pPr>
        <w:pStyle w:val="ListParagraph"/>
        <w:numPr>
          <w:ilvl w:val="0"/>
          <w:numId w:val="2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w:t>
      </w:r>
      <w:r w:rsidR="008C12B8" w:rsidRPr="008F2129">
        <w:rPr>
          <w:rFonts w:asciiTheme="minorHAnsi" w:hAnsiTheme="minorHAnsi" w:cstheme="minorHAnsi"/>
          <w:sz w:val="22"/>
          <w:szCs w:val="20"/>
          <w:lang w:val="en-GB"/>
        </w:rPr>
        <w:t>operator</w:t>
      </w:r>
      <w:r w:rsidRPr="008F2129">
        <w:rPr>
          <w:rFonts w:asciiTheme="minorHAnsi" w:hAnsiTheme="minorHAnsi" w:cstheme="minorHAnsi"/>
          <w:sz w:val="22"/>
          <w:szCs w:val="20"/>
          <w:lang w:val="en-GB"/>
        </w:rPr>
        <w:t xml:space="preserve"> should be allowed to enter login information.</w:t>
      </w:r>
    </w:p>
    <w:p w:rsidR="000B26A5" w:rsidRPr="008F2129" w:rsidRDefault="000B26A5" w:rsidP="00DD544E">
      <w:pPr>
        <w:pStyle w:val="ListParagraph"/>
        <w:numPr>
          <w:ilvl w:val="0"/>
          <w:numId w:val="2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validate entered data and allow the access if all is correct.</w:t>
      </w:r>
    </w:p>
    <w:p w:rsidR="000B26A5" w:rsidRPr="008F2129" w:rsidRDefault="000B26A5" w:rsidP="00DD544E">
      <w:pPr>
        <w:pStyle w:val="ListParagraph"/>
        <w:spacing w:after="120"/>
        <w:ind w:left="0" w:right="0" w:firstLine="0"/>
        <w:jc w:val="both"/>
        <w:rPr>
          <w:rFonts w:asciiTheme="minorHAnsi" w:hAnsiTheme="minorHAnsi" w:cstheme="minorHAnsi"/>
          <w:sz w:val="22"/>
          <w:szCs w:val="20"/>
          <w:lang w:val="en-GB"/>
        </w:rPr>
      </w:pPr>
    </w:p>
    <w:p w:rsidR="008C12B8" w:rsidRPr="008F2129" w:rsidRDefault="00A1660A" w:rsidP="00DD544E">
      <w:pPr>
        <w:spacing w:after="120"/>
        <w:ind w:left="0" w:right="0" w:firstLine="0"/>
        <w:rPr>
          <w:sz w:val="22"/>
          <w:lang w:val="en-GB"/>
        </w:rPr>
      </w:pPr>
      <w:r w:rsidRPr="008F2129">
        <w:rPr>
          <w:sz w:val="22"/>
          <w:lang w:val="en-GB"/>
        </w:rPr>
        <w:t>[G16</w:t>
      </w:r>
      <w:r w:rsidR="00552690" w:rsidRPr="008F2129">
        <w:rPr>
          <w:sz w:val="22"/>
          <w:lang w:val="en-GB"/>
        </w:rPr>
        <w:t>] Operators should be allowed to see the list of cars that need maintenance and their details</w:t>
      </w:r>
      <w:r w:rsidR="000B26A5" w:rsidRPr="008F2129">
        <w:rPr>
          <w:sz w:val="22"/>
          <w:lang w:val="en-GB"/>
        </w:rPr>
        <w:t>:</w:t>
      </w:r>
    </w:p>
    <w:p w:rsidR="008C12B8" w:rsidRPr="008F2129" w:rsidRDefault="008C12B8" w:rsidP="00DD544E">
      <w:pPr>
        <w:pStyle w:val="ListParagraph"/>
        <w:numPr>
          <w:ilvl w:val="0"/>
          <w:numId w:val="2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w:t>
      </w:r>
      <w:r w:rsidR="00814F4D" w:rsidRPr="008F2129">
        <w:rPr>
          <w:rFonts w:asciiTheme="minorHAnsi" w:hAnsiTheme="minorHAnsi" w:cstheme="minorHAnsi"/>
          <w:sz w:val="22"/>
          <w:szCs w:val="20"/>
          <w:lang w:val="en-GB"/>
        </w:rPr>
        <w:t xml:space="preserve">provide a list of cars that need maintenance and </w:t>
      </w:r>
      <w:r w:rsidR="00974E97" w:rsidRPr="008F2129">
        <w:rPr>
          <w:rFonts w:asciiTheme="minorHAnsi" w:hAnsiTheme="minorHAnsi" w:cstheme="minorHAnsi"/>
          <w:sz w:val="22"/>
          <w:szCs w:val="20"/>
          <w:lang w:val="en-GB"/>
        </w:rPr>
        <w:t>show</w:t>
      </w:r>
      <w:r w:rsidR="00814F4D" w:rsidRPr="008F2129">
        <w:rPr>
          <w:rFonts w:asciiTheme="minorHAnsi" w:hAnsiTheme="minorHAnsi" w:cstheme="minorHAnsi"/>
          <w:sz w:val="22"/>
          <w:szCs w:val="20"/>
          <w:lang w:val="en-GB"/>
        </w:rPr>
        <w:t xml:space="preserve"> all details</w:t>
      </w:r>
      <w:r w:rsidRPr="008F2129">
        <w:rPr>
          <w:rFonts w:asciiTheme="minorHAnsi" w:hAnsiTheme="minorHAnsi" w:cstheme="minorHAnsi"/>
          <w:sz w:val="22"/>
          <w:szCs w:val="20"/>
          <w:lang w:val="en-GB"/>
        </w:rPr>
        <w:t>.</w:t>
      </w:r>
    </w:p>
    <w:p w:rsidR="008C12B8" w:rsidRPr="008F2129" w:rsidRDefault="008C12B8" w:rsidP="00DD544E">
      <w:pPr>
        <w:pStyle w:val="ListParagraph"/>
        <w:spacing w:after="120"/>
        <w:ind w:left="0" w:right="0" w:firstLine="0"/>
        <w:jc w:val="both"/>
        <w:rPr>
          <w:rFonts w:asciiTheme="minorHAnsi" w:hAnsiTheme="minorHAnsi" w:cstheme="minorHAnsi"/>
          <w:sz w:val="22"/>
          <w:szCs w:val="20"/>
          <w:lang w:val="en-GB"/>
        </w:rPr>
      </w:pPr>
    </w:p>
    <w:p w:rsidR="00552690" w:rsidRPr="008F2129" w:rsidRDefault="00A1660A" w:rsidP="00DD544E">
      <w:pPr>
        <w:spacing w:after="120"/>
        <w:ind w:left="0" w:right="0" w:firstLine="0"/>
        <w:rPr>
          <w:sz w:val="22"/>
          <w:lang w:val="en-GB"/>
        </w:rPr>
      </w:pPr>
      <w:r w:rsidRPr="008F2129">
        <w:rPr>
          <w:sz w:val="22"/>
          <w:lang w:val="en-GB"/>
        </w:rPr>
        <w:t>[G17</w:t>
      </w:r>
      <w:r w:rsidR="00552690" w:rsidRPr="008F2129">
        <w:rPr>
          <w:sz w:val="22"/>
          <w:lang w:val="en-GB"/>
        </w:rPr>
        <w:t>] Operators should be allowed to notify the take in charge of a car</w:t>
      </w:r>
      <w:r w:rsidR="000B26A5" w:rsidRPr="008F2129">
        <w:rPr>
          <w:sz w:val="22"/>
          <w:lang w:val="en-GB"/>
        </w:rPr>
        <w:t xml:space="preserve"> and the end of the maintenance:</w:t>
      </w:r>
    </w:p>
    <w:p w:rsidR="00974E97" w:rsidRPr="008F2129" w:rsidRDefault="00974E97" w:rsidP="00DD544E">
      <w:pPr>
        <w:pStyle w:val="ListParagraph"/>
        <w:numPr>
          <w:ilvl w:val="0"/>
          <w:numId w:val="2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provide a </w:t>
      </w:r>
      <w:r w:rsidR="0030151D" w:rsidRPr="008F2129">
        <w:rPr>
          <w:rFonts w:asciiTheme="minorHAnsi" w:hAnsiTheme="minorHAnsi" w:cstheme="minorHAnsi"/>
          <w:sz w:val="22"/>
          <w:szCs w:val="20"/>
          <w:lang w:val="en-GB"/>
        </w:rPr>
        <w:t>way</w:t>
      </w:r>
      <w:r w:rsidRPr="008F2129">
        <w:rPr>
          <w:rFonts w:asciiTheme="minorHAnsi" w:hAnsiTheme="minorHAnsi" w:cstheme="minorHAnsi"/>
          <w:sz w:val="22"/>
          <w:szCs w:val="20"/>
          <w:lang w:val="en-GB"/>
        </w:rPr>
        <w:t xml:space="preserve"> to take in charge a car.</w:t>
      </w:r>
    </w:p>
    <w:p w:rsidR="008C12B8" w:rsidRPr="008F2129" w:rsidRDefault="00974E97" w:rsidP="00DD544E">
      <w:pPr>
        <w:pStyle w:val="ListParagraph"/>
        <w:numPr>
          <w:ilvl w:val="0"/>
          <w:numId w:val="2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operator should be able to notify the system that the maintenance has finished.</w:t>
      </w:r>
    </w:p>
    <w:p w:rsidR="00607C92" w:rsidRPr="008F2129" w:rsidRDefault="00607C92" w:rsidP="00DD544E">
      <w:pPr>
        <w:spacing w:after="120"/>
        <w:ind w:left="0" w:right="0" w:firstLine="0"/>
        <w:rPr>
          <w:rFonts w:asciiTheme="minorHAnsi" w:hAnsiTheme="minorHAnsi" w:cstheme="minorHAnsi"/>
          <w:sz w:val="22"/>
          <w:szCs w:val="20"/>
          <w:lang w:val="en-GB"/>
        </w:rPr>
      </w:pPr>
    </w:p>
    <w:p w:rsidR="00FC7945" w:rsidRPr="008F2129" w:rsidRDefault="00CD3888" w:rsidP="00DD544E">
      <w:pPr>
        <w:pStyle w:val="Heading2"/>
        <w:numPr>
          <w:ilvl w:val="1"/>
          <w:numId w:val="5"/>
        </w:numPr>
        <w:ind w:left="426" w:hanging="426"/>
        <w:jc w:val="both"/>
        <w:rPr>
          <w:sz w:val="28"/>
          <w:lang w:val="en-GB"/>
        </w:rPr>
      </w:pPr>
      <w:r w:rsidRPr="008F2129">
        <w:rPr>
          <w:sz w:val="28"/>
          <w:lang w:val="en-GB"/>
        </w:rPr>
        <w:t xml:space="preserve"> </w:t>
      </w:r>
      <w:bookmarkStart w:id="65" w:name="_Toc474229487"/>
      <w:r w:rsidR="00FC7945" w:rsidRPr="008F2129">
        <w:rPr>
          <w:sz w:val="28"/>
          <w:lang w:val="en-GB"/>
        </w:rPr>
        <w:t>Scenarios</w:t>
      </w:r>
      <w:bookmarkEnd w:id="65"/>
    </w:p>
    <w:p w:rsidR="001946BC" w:rsidRPr="008F2129" w:rsidRDefault="001946BC" w:rsidP="00DD544E">
      <w:pPr>
        <w:spacing w:after="120"/>
        <w:ind w:left="0" w:right="0" w:firstLine="0"/>
        <w:rPr>
          <w:b/>
          <w:sz w:val="22"/>
          <w:lang w:val="en-GB"/>
        </w:rPr>
      </w:pPr>
      <w:r w:rsidRPr="008F2129">
        <w:rPr>
          <w:b/>
          <w:sz w:val="22"/>
          <w:lang w:val="en-GB"/>
        </w:rPr>
        <w:t>Scenario 1</w:t>
      </w:r>
    </w:p>
    <w:p w:rsidR="001946BC" w:rsidRPr="008F2129" w:rsidRDefault="001946BC"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Alice gets out with friends but when she wants to come back home there are no buses, so she decides to take a PowerEnjoy car. She opens the application (she's already logged in) and she checks for the closest available car</w:t>
      </w:r>
      <w:r w:rsidR="00633E3D" w:rsidRPr="008F2129">
        <w:rPr>
          <w:rFonts w:asciiTheme="minorHAnsi" w:hAnsiTheme="minorHAnsi" w:cstheme="minorHAnsi"/>
          <w:sz w:val="22"/>
          <w:szCs w:val="20"/>
          <w:lang w:val="en-GB"/>
        </w:rPr>
        <w:t xml:space="preserve"> on the map</w:t>
      </w:r>
      <w:r w:rsidRPr="008F2129">
        <w:rPr>
          <w:rFonts w:asciiTheme="minorHAnsi" w:hAnsiTheme="minorHAnsi" w:cstheme="minorHAnsi"/>
          <w:sz w:val="22"/>
          <w:szCs w:val="20"/>
          <w:lang w:val="en-GB"/>
        </w:rPr>
        <w:t xml:space="preserve">. She finds some and she decides to reserve one, that's 10 min from her by feet. When she arrives at the car, she presses the button to </w:t>
      </w:r>
      <w:proofErr w:type="spellStart"/>
      <w:r w:rsidRPr="008F2129">
        <w:rPr>
          <w:rFonts w:asciiTheme="minorHAnsi" w:hAnsiTheme="minorHAnsi" w:cstheme="minorHAnsi"/>
          <w:sz w:val="22"/>
          <w:szCs w:val="20"/>
          <w:lang w:val="en-GB"/>
        </w:rPr>
        <w:t>pickit</w:t>
      </w:r>
      <w:proofErr w:type="spellEnd"/>
      <w:r w:rsidRPr="008F2129">
        <w:rPr>
          <w:rFonts w:asciiTheme="minorHAnsi" w:hAnsiTheme="minorHAnsi" w:cstheme="minorHAnsi"/>
          <w:sz w:val="22"/>
          <w:szCs w:val="20"/>
          <w:lang w:val="en-GB"/>
        </w:rPr>
        <w:t xml:space="preserve"> up and after a few seconds the car opens. She starts driving. When she arrives home, she parks in the first available parking space and presses the button to notify she's leaving the car. Since that parking space is in a safe are, the reservation is correctly concluded. She closes the door and she waits till the car locks.</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2</w:t>
      </w:r>
    </w:p>
    <w:p w:rsidR="001946BC" w:rsidRPr="008F2129" w:rsidRDefault="001946BC"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Rob </w:t>
      </w:r>
      <w:r w:rsidR="003F245E" w:rsidRPr="008F2129">
        <w:rPr>
          <w:rFonts w:asciiTheme="minorHAnsi" w:hAnsiTheme="minorHAnsi" w:cstheme="minorHAnsi"/>
          <w:sz w:val="22"/>
          <w:szCs w:val="20"/>
          <w:lang w:val="en-GB"/>
        </w:rPr>
        <w:t>should</w:t>
      </w:r>
      <w:r w:rsidRPr="008F2129">
        <w:rPr>
          <w:rFonts w:asciiTheme="minorHAnsi" w:hAnsiTheme="minorHAnsi" w:cstheme="minorHAnsi"/>
          <w:sz w:val="22"/>
          <w:szCs w:val="20"/>
          <w:lang w:val="en-GB"/>
        </w:rPr>
        <w:t xml:space="preserve"> go to a restaurant not easily reachable by public </w:t>
      </w:r>
      <w:r w:rsidR="00642635" w:rsidRPr="008F2129">
        <w:rPr>
          <w:rFonts w:asciiTheme="minorHAnsi" w:hAnsiTheme="minorHAnsi" w:cstheme="minorHAnsi"/>
          <w:sz w:val="22"/>
          <w:szCs w:val="20"/>
          <w:lang w:val="en-GB"/>
        </w:rPr>
        <w:t>transport. Then</w:t>
      </w:r>
      <w:r w:rsidRPr="008F2129">
        <w:rPr>
          <w:rFonts w:asciiTheme="minorHAnsi" w:hAnsiTheme="minorHAnsi" w:cstheme="minorHAnsi"/>
          <w:sz w:val="22"/>
          <w:szCs w:val="20"/>
          <w:lang w:val="en-GB"/>
        </w:rPr>
        <w:t xml:space="preserve"> he decides to take a PowerEnj</w:t>
      </w:r>
      <w:r w:rsidR="006D213E" w:rsidRPr="008F2129">
        <w:rPr>
          <w:rFonts w:asciiTheme="minorHAnsi" w:hAnsiTheme="minorHAnsi" w:cstheme="minorHAnsi"/>
          <w:sz w:val="22"/>
          <w:szCs w:val="20"/>
          <w:lang w:val="en-GB"/>
        </w:rPr>
        <w:t xml:space="preserve">oy car. He opens the app and sees </w:t>
      </w:r>
      <w:r w:rsidRPr="008F2129">
        <w:rPr>
          <w:rFonts w:asciiTheme="minorHAnsi" w:hAnsiTheme="minorHAnsi" w:cstheme="minorHAnsi"/>
          <w:sz w:val="22"/>
          <w:szCs w:val="20"/>
          <w:lang w:val="en-GB"/>
        </w:rPr>
        <w:t>that the closest available car is 10</w:t>
      </w:r>
      <w:r w:rsidR="006D213E" w:rsidRPr="008F2129">
        <w:rPr>
          <w:rFonts w:asciiTheme="minorHAnsi" w:hAnsiTheme="minorHAnsi" w:cstheme="minorHAnsi"/>
          <w:sz w:val="22"/>
          <w:szCs w:val="20"/>
          <w:lang w:val="en-GB"/>
        </w:rPr>
        <w:t xml:space="preserve"> </w:t>
      </w:r>
      <w:r w:rsidRPr="008F2129">
        <w:rPr>
          <w:rFonts w:asciiTheme="minorHAnsi" w:hAnsiTheme="minorHAnsi" w:cstheme="minorHAnsi"/>
          <w:sz w:val="22"/>
          <w:szCs w:val="20"/>
          <w:lang w:val="en-GB"/>
        </w:rPr>
        <w:t xml:space="preserve">minutes from him by metro. He decides to take it anyway. </w:t>
      </w:r>
      <w:r w:rsidR="00217566" w:rsidRPr="008F2129">
        <w:rPr>
          <w:rFonts w:asciiTheme="minorHAnsi" w:hAnsiTheme="minorHAnsi" w:cstheme="minorHAnsi"/>
          <w:sz w:val="22"/>
          <w:szCs w:val="20"/>
          <w:lang w:val="en-GB"/>
        </w:rPr>
        <w:t>Unfortunately,</w:t>
      </w:r>
      <w:r w:rsidRPr="008F2129">
        <w:rPr>
          <w:rFonts w:asciiTheme="minorHAnsi" w:hAnsiTheme="minorHAnsi" w:cstheme="minorHAnsi"/>
          <w:sz w:val="22"/>
          <w:szCs w:val="20"/>
          <w:lang w:val="en-GB"/>
        </w:rPr>
        <w:t xml:space="preserve"> there are some traffic problems with the underground, then he decides to take a bus to get to the car. At that </w:t>
      </w:r>
      <w:r w:rsidR="006043D9" w:rsidRPr="008F2129">
        <w:rPr>
          <w:rFonts w:asciiTheme="minorHAnsi" w:hAnsiTheme="minorHAnsi" w:cstheme="minorHAnsi"/>
          <w:sz w:val="22"/>
          <w:szCs w:val="20"/>
          <w:lang w:val="en-GB"/>
        </w:rPr>
        <w:t>time,</w:t>
      </w:r>
      <w:r w:rsidRPr="008F2129">
        <w:rPr>
          <w:rFonts w:asciiTheme="minorHAnsi" w:hAnsiTheme="minorHAnsi" w:cstheme="minorHAnsi"/>
          <w:sz w:val="22"/>
          <w:szCs w:val="20"/>
          <w:lang w:val="en-GB"/>
        </w:rPr>
        <w:t xml:space="preserve"> there is too much road congestion in his town, and the bus is late. The battery of his mobile phone is low and when he gets off the bus his phone turns off. Now Rob will not be able </w:t>
      </w:r>
      <w:r w:rsidR="003F245E" w:rsidRPr="008F2129">
        <w:rPr>
          <w:rFonts w:asciiTheme="minorHAnsi" w:hAnsiTheme="minorHAnsi" w:cstheme="minorHAnsi"/>
          <w:sz w:val="22"/>
          <w:szCs w:val="20"/>
          <w:lang w:val="en-GB"/>
        </w:rPr>
        <w:t>neither</w:t>
      </w:r>
      <w:r w:rsidRPr="008F2129">
        <w:rPr>
          <w:rFonts w:asciiTheme="minorHAnsi" w:hAnsiTheme="minorHAnsi" w:cstheme="minorHAnsi"/>
          <w:sz w:val="22"/>
          <w:szCs w:val="20"/>
          <w:lang w:val="en-GB"/>
        </w:rPr>
        <w:t xml:space="preserve"> to pick up the car nor to cancel the reservation, then he will pay 1€ fee.</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3</w:t>
      </w:r>
    </w:p>
    <w:p w:rsidR="001946BC" w:rsidRPr="008F2129" w:rsidRDefault="001946BC"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Alex is at the restaurant with his girlfriend, and they're eating the dessert. He knows they will be out of the restaurant in half an hour, then he decides to have a look at the PowerEnjoy application on his phone. He notices that there is an available car just in front of the restaurant, then he immediately reserves it before someone else do it. When they pay the amount, Alex's girlfriend </w:t>
      </w:r>
      <w:r w:rsidR="006043D9" w:rsidRPr="008F2129">
        <w:rPr>
          <w:rFonts w:asciiTheme="minorHAnsi" w:hAnsiTheme="minorHAnsi" w:cstheme="minorHAnsi"/>
          <w:sz w:val="22"/>
          <w:szCs w:val="20"/>
          <w:lang w:val="en-GB"/>
        </w:rPr>
        <w:t>proposes</w:t>
      </w:r>
      <w:r w:rsidRPr="008F2129">
        <w:rPr>
          <w:rFonts w:asciiTheme="minorHAnsi" w:hAnsiTheme="minorHAnsi" w:cstheme="minorHAnsi"/>
          <w:sz w:val="22"/>
          <w:szCs w:val="20"/>
          <w:lang w:val="en-GB"/>
        </w:rPr>
        <w:t xml:space="preserve"> him to have a walk around there. Then Alex opens again the app and decide to cancel the reservation.</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4</w:t>
      </w:r>
    </w:p>
    <w:p w:rsidR="001946BC" w:rsidRPr="008F2129" w:rsidRDefault="006D213E"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Omer is</w:t>
      </w:r>
      <w:r w:rsidR="001946BC" w:rsidRPr="008F2129">
        <w:rPr>
          <w:rFonts w:asciiTheme="minorHAnsi" w:hAnsiTheme="minorHAnsi" w:cstheme="minorHAnsi"/>
          <w:sz w:val="22"/>
          <w:szCs w:val="20"/>
          <w:lang w:val="en-GB"/>
        </w:rPr>
        <w:t xml:space="preserve"> get</w:t>
      </w:r>
      <w:r w:rsidRPr="008F2129">
        <w:rPr>
          <w:rFonts w:asciiTheme="minorHAnsi" w:hAnsiTheme="minorHAnsi" w:cstheme="minorHAnsi"/>
          <w:sz w:val="22"/>
          <w:szCs w:val="20"/>
          <w:lang w:val="en-GB"/>
        </w:rPr>
        <w:t>ting out of work when he notices</w:t>
      </w:r>
      <w:r w:rsidR="001946BC" w:rsidRPr="008F2129">
        <w:rPr>
          <w:rFonts w:asciiTheme="minorHAnsi" w:hAnsiTheme="minorHAnsi" w:cstheme="minorHAnsi"/>
          <w:sz w:val="22"/>
          <w:szCs w:val="20"/>
          <w:lang w:val="en-GB"/>
        </w:rPr>
        <w:t xml:space="preserve"> that is raining cats and dogs. Then he decide</w:t>
      </w:r>
      <w:r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to take a PowerEnjoy </w:t>
      </w:r>
      <w:r w:rsidRPr="008F2129">
        <w:rPr>
          <w:rFonts w:asciiTheme="minorHAnsi" w:hAnsiTheme="minorHAnsi" w:cstheme="minorHAnsi"/>
          <w:sz w:val="22"/>
          <w:szCs w:val="20"/>
          <w:lang w:val="en-GB"/>
        </w:rPr>
        <w:t>car to get back home, if there is</w:t>
      </w:r>
      <w:r w:rsidR="00B9747D" w:rsidRPr="008F2129">
        <w:rPr>
          <w:rFonts w:asciiTheme="minorHAnsi" w:hAnsiTheme="minorHAnsi" w:cstheme="minorHAnsi"/>
          <w:sz w:val="22"/>
          <w:szCs w:val="20"/>
          <w:lang w:val="en-GB"/>
        </w:rPr>
        <w:t xml:space="preserve"> one nearby. He fi</w:t>
      </w:r>
      <w:r w:rsidR="001946BC" w:rsidRPr="008F2129">
        <w:rPr>
          <w:rFonts w:asciiTheme="minorHAnsi" w:hAnsiTheme="minorHAnsi" w:cstheme="minorHAnsi"/>
          <w:sz w:val="22"/>
          <w:szCs w:val="20"/>
          <w:lang w:val="en-GB"/>
        </w:rPr>
        <w:t xml:space="preserve">nds one and reserve it. In a few </w:t>
      </w:r>
      <w:r w:rsidR="006043D9" w:rsidRPr="008F2129">
        <w:rPr>
          <w:rFonts w:asciiTheme="minorHAnsi" w:hAnsiTheme="minorHAnsi" w:cstheme="minorHAnsi"/>
          <w:sz w:val="22"/>
          <w:szCs w:val="20"/>
          <w:lang w:val="en-GB"/>
        </w:rPr>
        <w:t>minutes,</w:t>
      </w:r>
      <w:r w:rsidR="001946BC" w:rsidRPr="008F2129">
        <w:rPr>
          <w:rFonts w:asciiTheme="minorHAnsi" w:hAnsiTheme="minorHAnsi" w:cstheme="minorHAnsi"/>
          <w:sz w:val="22"/>
          <w:szCs w:val="20"/>
          <w:lang w:val="en-GB"/>
        </w:rPr>
        <w:t xml:space="preserve"> he </w:t>
      </w:r>
      <w:r w:rsidRPr="008F2129">
        <w:rPr>
          <w:rFonts w:asciiTheme="minorHAnsi" w:hAnsiTheme="minorHAnsi" w:cstheme="minorHAnsi"/>
          <w:sz w:val="22"/>
          <w:szCs w:val="20"/>
          <w:lang w:val="en-GB"/>
        </w:rPr>
        <w:t>arrives close to the</w:t>
      </w:r>
      <w:r w:rsidR="001946BC" w:rsidRPr="008F2129">
        <w:rPr>
          <w:rFonts w:asciiTheme="minorHAnsi" w:hAnsiTheme="minorHAnsi" w:cstheme="minorHAnsi"/>
          <w:sz w:val="22"/>
          <w:szCs w:val="20"/>
          <w:lang w:val="en-GB"/>
        </w:rPr>
        <w:t xml:space="preserve"> car, </w:t>
      </w:r>
      <w:r w:rsidR="006043D9" w:rsidRPr="008F2129">
        <w:rPr>
          <w:rFonts w:asciiTheme="minorHAnsi" w:hAnsiTheme="minorHAnsi" w:cstheme="minorHAnsi"/>
          <w:sz w:val="22"/>
          <w:szCs w:val="20"/>
          <w:lang w:val="en-GB"/>
        </w:rPr>
        <w:t>opens</w:t>
      </w:r>
      <w:r w:rsidR="001946BC" w:rsidRPr="008F2129">
        <w:rPr>
          <w:rFonts w:asciiTheme="minorHAnsi" w:hAnsiTheme="minorHAnsi" w:cstheme="minorHAnsi"/>
          <w:sz w:val="22"/>
          <w:szCs w:val="20"/>
          <w:lang w:val="en-GB"/>
        </w:rPr>
        <w:t xml:space="preserve"> </w:t>
      </w:r>
      <w:r w:rsidR="009F0D55" w:rsidRPr="008F2129">
        <w:rPr>
          <w:rFonts w:asciiTheme="minorHAnsi" w:hAnsiTheme="minorHAnsi" w:cstheme="minorHAnsi"/>
          <w:sz w:val="22"/>
          <w:szCs w:val="20"/>
          <w:lang w:val="en-GB"/>
        </w:rPr>
        <w:t>it,</w:t>
      </w:r>
      <w:r w:rsidR="001946BC" w:rsidRPr="008F2129">
        <w:rPr>
          <w:rFonts w:asciiTheme="minorHAnsi" w:hAnsiTheme="minorHAnsi" w:cstheme="minorHAnsi"/>
          <w:sz w:val="22"/>
          <w:szCs w:val="20"/>
          <w:lang w:val="en-GB"/>
        </w:rPr>
        <w:t xml:space="preserve"> and drives home. </w:t>
      </w:r>
      <w:r w:rsidR="006043D9" w:rsidRPr="008F2129">
        <w:rPr>
          <w:rFonts w:asciiTheme="minorHAnsi" w:hAnsiTheme="minorHAnsi" w:cstheme="minorHAnsi"/>
          <w:sz w:val="22"/>
          <w:szCs w:val="20"/>
          <w:lang w:val="en-GB"/>
        </w:rPr>
        <w:t>Unfortunately,</w:t>
      </w:r>
      <w:r w:rsidR="001946BC" w:rsidRPr="008F2129">
        <w:rPr>
          <w:rFonts w:asciiTheme="minorHAnsi" w:hAnsiTheme="minorHAnsi" w:cstheme="minorHAnsi"/>
          <w:sz w:val="22"/>
          <w:szCs w:val="20"/>
          <w:lang w:val="en-GB"/>
        </w:rPr>
        <w:t xml:space="preserve"> he forgot that the credit card he connected to PowerEnjoy is almost empty and when he let</w:t>
      </w:r>
      <w:r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the car close, the system </w:t>
      </w:r>
      <w:r w:rsidR="006043D9" w:rsidRPr="008F2129">
        <w:rPr>
          <w:rFonts w:asciiTheme="minorHAnsi" w:hAnsiTheme="minorHAnsi" w:cstheme="minorHAnsi"/>
          <w:sz w:val="22"/>
          <w:szCs w:val="20"/>
          <w:lang w:val="en-GB"/>
        </w:rPr>
        <w:t>notifies</w:t>
      </w:r>
      <w:r w:rsidR="001946BC" w:rsidRPr="008F2129">
        <w:rPr>
          <w:rFonts w:asciiTheme="minorHAnsi" w:hAnsiTheme="minorHAnsi" w:cstheme="minorHAnsi"/>
          <w:sz w:val="22"/>
          <w:szCs w:val="20"/>
          <w:lang w:val="en-GB"/>
        </w:rPr>
        <w:t xml:space="preserve"> him that the payments </w:t>
      </w:r>
      <w:r w:rsidRPr="008F2129">
        <w:rPr>
          <w:rFonts w:asciiTheme="minorHAnsi" w:hAnsiTheme="minorHAnsi" w:cstheme="minorHAnsi"/>
          <w:sz w:val="22"/>
          <w:szCs w:val="20"/>
          <w:lang w:val="en-GB"/>
        </w:rPr>
        <w:t>has failed</w:t>
      </w:r>
      <w:r w:rsidR="001946BC" w:rsidRPr="008F2129">
        <w:rPr>
          <w:rFonts w:asciiTheme="minorHAnsi" w:hAnsiTheme="minorHAnsi" w:cstheme="minorHAnsi"/>
          <w:sz w:val="22"/>
          <w:szCs w:val="20"/>
          <w:lang w:val="en-GB"/>
        </w:rPr>
        <w:t xml:space="preserve">. The application shows him the total amount that he </w:t>
      </w:r>
      <w:r w:rsidR="009F0D55" w:rsidRPr="008F2129">
        <w:rPr>
          <w:rFonts w:asciiTheme="minorHAnsi" w:hAnsiTheme="minorHAnsi" w:cstheme="minorHAnsi"/>
          <w:sz w:val="22"/>
          <w:szCs w:val="20"/>
          <w:lang w:val="en-GB"/>
        </w:rPr>
        <w:t>should</w:t>
      </w:r>
      <w:r w:rsidR="001946BC" w:rsidRPr="008F2129">
        <w:rPr>
          <w:rFonts w:asciiTheme="minorHAnsi" w:hAnsiTheme="minorHAnsi" w:cstheme="minorHAnsi"/>
          <w:sz w:val="22"/>
          <w:szCs w:val="20"/>
          <w:lang w:val="en-GB"/>
        </w:rPr>
        <w:t xml:space="preserve"> pay, the last four number</w:t>
      </w:r>
      <w:r w:rsidR="009F0D55"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of his credit card and the deadline for the payment. </w:t>
      </w:r>
      <w:r w:rsidR="009F0D55" w:rsidRPr="008F2129">
        <w:rPr>
          <w:rFonts w:asciiTheme="minorHAnsi" w:hAnsiTheme="minorHAnsi" w:cstheme="minorHAnsi"/>
          <w:sz w:val="22"/>
          <w:szCs w:val="20"/>
          <w:lang w:val="en-GB"/>
        </w:rPr>
        <w:t>The system will retry the payment for the next 30 days and</w:t>
      </w:r>
      <w:r w:rsidR="001946BC" w:rsidRPr="008F2129">
        <w:rPr>
          <w:rFonts w:asciiTheme="minorHAnsi" w:hAnsiTheme="minorHAnsi" w:cstheme="minorHAnsi"/>
          <w:sz w:val="22"/>
          <w:szCs w:val="20"/>
          <w:lang w:val="en-GB"/>
        </w:rPr>
        <w:t xml:space="preserve"> he won't </w:t>
      </w:r>
      <w:r w:rsidR="009F0D55" w:rsidRPr="008F2129">
        <w:rPr>
          <w:rFonts w:asciiTheme="minorHAnsi" w:hAnsiTheme="minorHAnsi" w:cstheme="minorHAnsi"/>
          <w:sz w:val="22"/>
          <w:szCs w:val="20"/>
          <w:lang w:val="en-GB"/>
        </w:rPr>
        <w:t xml:space="preserve">be </w:t>
      </w:r>
      <w:r w:rsidR="001946BC" w:rsidRPr="008F2129">
        <w:rPr>
          <w:rFonts w:asciiTheme="minorHAnsi" w:hAnsiTheme="minorHAnsi" w:cstheme="minorHAnsi"/>
          <w:sz w:val="22"/>
          <w:szCs w:val="20"/>
          <w:lang w:val="en-GB"/>
        </w:rPr>
        <w:t>able to reserve a car</w:t>
      </w:r>
      <w:r w:rsidR="009F0D55" w:rsidRPr="008F2129">
        <w:rPr>
          <w:rFonts w:asciiTheme="minorHAnsi" w:hAnsiTheme="minorHAnsi" w:cstheme="minorHAnsi"/>
          <w:sz w:val="22"/>
          <w:szCs w:val="20"/>
          <w:lang w:val="en-GB"/>
        </w:rPr>
        <w:t xml:space="preserve"> unless one of the next tries succeeds</w:t>
      </w:r>
      <w:r w:rsidR="001946BC" w:rsidRPr="008F2129">
        <w:rPr>
          <w:rFonts w:asciiTheme="minorHAnsi" w:hAnsiTheme="minorHAnsi" w:cstheme="minorHAnsi"/>
          <w:sz w:val="22"/>
          <w:szCs w:val="20"/>
          <w:lang w:val="en-GB"/>
        </w:rPr>
        <w:t xml:space="preserve">. The day after he </w:t>
      </w:r>
      <w:r w:rsidR="009F0D55" w:rsidRPr="008F2129">
        <w:rPr>
          <w:rFonts w:asciiTheme="minorHAnsi" w:hAnsiTheme="minorHAnsi" w:cstheme="minorHAnsi"/>
          <w:sz w:val="22"/>
          <w:szCs w:val="20"/>
          <w:lang w:val="en-GB"/>
        </w:rPr>
        <w:t>recharges</w:t>
      </w:r>
      <w:r w:rsidR="001946BC" w:rsidRPr="008F2129">
        <w:rPr>
          <w:rFonts w:asciiTheme="minorHAnsi" w:hAnsiTheme="minorHAnsi" w:cstheme="minorHAnsi"/>
          <w:sz w:val="22"/>
          <w:szCs w:val="20"/>
          <w:lang w:val="en-GB"/>
        </w:rPr>
        <w:t xml:space="preserve"> </w:t>
      </w:r>
      <w:r w:rsidR="009F0D55" w:rsidRPr="008F2129">
        <w:rPr>
          <w:rFonts w:asciiTheme="minorHAnsi" w:hAnsiTheme="minorHAnsi" w:cstheme="minorHAnsi"/>
          <w:sz w:val="22"/>
          <w:szCs w:val="20"/>
          <w:lang w:val="en-GB"/>
        </w:rPr>
        <w:t>the credit</w:t>
      </w:r>
      <w:r w:rsidR="001946BC" w:rsidRPr="008F2129">
        <w:rPr>
          <w:rFonts w:asciiTheme="minorHAnsi" w:hAnsiTheme="minorHAnsi" w:cstheme="minorHAnsi"/>
          <w:sz w:val="22"/>
          <w:szCs w:val="20"/>
          <w:lang w:val="en-GB"/>
        </w:rPr>
        <w:t xml:space="preserve"> card connected to PowerEnjoy. This time the payment is </w:t>
      </w:r>
      <w:r w:rsidR="003F245E" w:rsidRPr="008F2129">
        <w:rPr>
          <w:rFonts w:asciiTheme="minorHAnsi" w:hAnsiTheme="minorHAnsi" w:cstheme="minorHAnsi"/>
          <w:sz w:val="22"/>
          <w:szCs w:val="20"/>
          <w:lang w:val="en-GB"/>
        </w:rPr>
        <w:t>successful</w:t>
      </w:r>
      <w:r w:rsidR="001946BC" w:rsidRPr="008F2129">
        <w:rPr>
          <w:rFonts w:asciiTheme="minorHAnsi" w:hAnsiTheme="minorHAnsi" w:cstheme="minorHAnsi"/>
          <w:sz w:val="22"/>
          <w:szCs w:val="20"/>
          <w:lang w:val="en-GB"/>
        </w:rPr>
        <w:t xml:space="preserve"> and the system notice</w:t>
      </w:r>
      <w:r w:rsidR="009F0D55"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him that he is again allowed to reserve a car.</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5</w:t>
      </w:r>
    </w:p>
    <w:p w:rsidR="001946BC" w:rsidRPr="008F2129" w:rsidRDefault="005E3BE5" w:rsidP="00DD544E">
      <w:pPr>
        <w:spacing w:after="120"/>
        <w:ind w:left="0" w:right="0" w:firstLine="0"/>
        <w:rPr>
          <w:rFonts w:asciiTheme="minorHAnsi" w:hAnsiTheme="minorHAnsi" w:cstheme="minorHAnsi"/>
          <w:sz w:val="22"/>
          <w:szCs w:val="20"/>
          <w:lang w:val="en-GB"/>
        </w:rPr>
      </w:pPr>
      <w:proofErr w:type="spellStart"/>
      <w:r w:rsidRPr="008F2129">
        <w:rPr>
          <w:rFonts w:asciiTheme="minorHAnsi" w:hAnsiTheme="minorHAnsi" w:cstheme="minorHAnsi"/>
          <w:sz w:val="22"/>
          <w:szCs w:val="20"/>
          <w:lang w:val="en-GB"/>
        </w:rPr>
        <w:t>Klarissa</w:t>
      </w:r>
      <w:proofErr w:type="spellEnd"/>
      <w:r w:rsidRPr="008F2129">
        <w:rPr>
          <w:rFonts w:asciiTheme="minorHAnsi" w:hAnsiTheme="minorHAnsi" w:cstheme="minorHAnsi"/>
          <w:sz w:val="22"/>
          <w:szCs w:val="20"/>
          <w:lang w:val="en-GB"/>
        </w:rPr>
        <w:t xml:space="preserve"> is a student and she like</w:t>
      </w:r>
      <w:r w:rsidR="00532C4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to sa</w:t>
      </w:r>
      <w:r w:rsidR="009F0D55" w:rsidRPr="008F2129">
        <w:rPr>
          <w:rFonts w:asciiTheme="minorHAnsi" w:hAnsiTheme="minorHAnsi" w:cstheme="minorHAnsi"/>
          <w:sz w:val="22"/>
          <w:szCs w:val="20"/>
          <w:lang w:val="en-GB"/>
        </w:rPr>
        <w:t>ve money. By night, even if bus</w:t>
      </w:r>
      <w:r w:rsidRPr="008F2129">
        <w:rPr>
          <w:rFonts w:asciiTheme="minorHAnsi" w:hAnsiTheme="minorHAnsi" w:cstheme="minorHAnsi"/>
          <w:sz w:val="22"/>
          <w:szCs w:val="20"/>
          <w:lang w:val="en-GB"/>
        </w:rPr>
        <w:t xml:space="preserve">es are cheaper, she prefers to move by car because she thinks it will be safer. Like every weekend, she's out with her friends, and now it's time to get back home. Her friends don't live far from her, and since they are only in 4, she </w:t>
      </w:r>
      <w:r w:rsidR="000B26A5" w:rsidRPr="008F2129">
        <w:rPr>
          <w:rFonts w:asciiTheme="minorHAnsi" w:hAnsiTheme="minorHAnsi" w:cstheme="minorHAnsi"/>
          <w:sz w:val="22"/>
          <w:szCs w:val="20"/>
          <w:lang w:val="en-GB"/>
        </w:rPr>
        <w:t>offers</w:t>
      </w:r>
      <w:r w:rsidRPr="008F2129">
        <w:rPr>
          <w:rFonts w:asciiTheme="minorHAnsi" w:hAnsiTheme="minorHAnsi" w:cstheme="minorHAnsi"/>
          <w:sz w:val="22"/>
          <w:szCs w:val="20"/>
          <w:lang w:val="en-GB"/>
        </w:rPr>
        <w:t xml:space="preserve"> them to bring them all home too, this way she knows she will have the 10% off. She </w:t>
      </w:r>
      <w:r w:rsidR="000B26A5" w:rsidRPr="008F2129">
        <w:rPr>
          <w:rFonts w:asciiTheme="minorHAnsi" w:hAnsiTheme="minorHAnsi" w:cstheme="minorHAnsi"/>
          <w:sz w:val="22"/>
          <w:szCs w:val="20"/>
          <w:lang w:val="en-GB"/>
        </w:rPr>
        <w:t>finds</w:t>
      </w:r>
      <w:r w:rsidRPr="008F2129">
        <w:rPr>
          <w:rFonts w:asciiTheme="minorHAnsi" w:hAnsiTheme="minorHAnsi" w:cstheme="minorHAnsi"/>
          <w:sz w:val="22"/>
          <w:szCs w:val="20"/>
          <w:lang w:val="en-GB"/>
        </w:rPr>
        <w:t xml:space="preserve"> a car close to them and she reserve it. The car has the 40% of energy, then she will not receive this kind of discount but anyway it's </w:t>
      </w:r>
      <w:r w:rsidR="000B26A5" w:rsidRPr="008F2129">
        <w:rPr>
          <w:rFonts w:asciiTheme="minorHAnsi" w:hAnsiTheme="minorHAnsi" w:cstheme="minorHAnsi"/>
          <w:sz w:val="22"/>
          <w:szCs w:val="20"/>
          <w:lang w:val="en-GB"/>
        </w:rPr>
        <w:t>enough</w:t>
      </w:r>
      <w:r w:rsidRPr="008F2129">
        <w:rPr>
          <w:rFonts w:asciiTheme="minorHAnsi" w:hAnsiTheme="minorHAnsi" w:cstheme="minorHAnsi"/>
          <w:sz w:val="22"/>
          <w:szCs w:val="20"/>
          <w:lang w:val="en-GB"/>
        </w:rPr>
        <w:t xml:space="preserve"> to bring everyone home. When she </w:t>
      </w:r>
      <w:r w:rsidR="000B26A5" w:rsidRPr="008F2129">
        <w:rPr>
          <w:rFonts w:asciiTheme="minorHAnsi" w:hAnsiTheme="minorHAnsi" w:cstheme="minorHAnsi"/>
          <w:sz w:val="22"/>
          <w:szCs w:val="20"/>
          <w:lang w:val="en-GB"/>
        </w:rPr>
        <w:t>gets</w:t>
      </w:r>
      <w:r w:rsidRPr="008F2129">
        <w:rPr>
          <w:rFonts w:asciiTheme="minorHAnsi" w:hAnsiTheme="minorHAnsi" w:cstheme="minorHAnsi"/>
          <w:sz w:val="22"/>
          <w:szCs w:val="20"/>
          <w:lang w:val="en-GB"/>
        </w:rPr>
        <w:t xml:space="preserve"> into the car, she </w:t>
      </w:r>
      <w:r w:rsidR="000B26A5" w:rsidRPr="008F2129">
        <w:rPr>
          <w:rFonts w:asciiTheme="minorHAnsi" w:hAnsiTheme="minorHAnsi" w:cstheme="minorHAnsi"/>
          <w:sz w:val="22"/>
          <w:szCs w:val="20"/>
          <w:lang w:val="en-GB"/>
        </w:rPr>
        <w:t>activates</w:t>
      </w:r>
      <w:r w:rsidRPr="008F2129">
        <w:rPr>
          <w:rFonts w:asciiTheme="minorHAnsi" w:hAnsiTheme="minorHAnsi" w:cstheme="minorHAnsi"/>
          <w:sz w:val="22"/>
          <w:szCs w:val="20"/>
          <w:lang w:val="en-GB"/>
        </w:rPr>
        <w:t xml:space="preserve"> the save mode, and then she </w:t>
      </w:r>
      <w:r w:rsidR="000B26A5" w:rsidRPr="008F2129">
        <w:rPr>
          <w:rFonts w:asciiTheme="minorHAnsi" w:hAnsiTheme="minorHAnsi" w:cstheme="minorHAnsi"/>
          <w:sz w:val="22"/>
          <w:szCs w:val="20"/>
          <w:lang w:val="en-GB"/>
        </w:rPr>
        <w:t>enters</w:t>
      </w:r>
      <w:r w:rsidRPr="008F2129">
        <w:rPr>
          <w:rFonts w:asciiTheme="minorHAnsi" w:hAnsiTheme="minorHAnsi" w:cstheme="minorHAnsi"/>
          <w:sz w:val="22"/>
          <w:szCs w:val="20"/>
          <w:lang w:val="en-GB"/>
        </w:rPr>
        <w:t xml:space="preserve"> his address. The system shows the possible special parking areas close to her destination and she chose one that is just 300mt from home. The computer board inform her that it has reserved the charging columns 4 at the selected special parking area. She drives her friends their own home and then she </w:t>
      </w:r>
      <w:r w:rsidR="000B26A5" w:rsidRPr="008F2129">
        <w:rPr>
          <w:rFonts w:asciiTheme="minorHAnsi" w:hAnsiTheme="minorHAnsi" w:cstheme="minorHAnsi"/>
          <w:sz w:val="22"/>
          <w:szCs w:val="20"/>
          <w:lang w:val="en-GB"/>
        </w:rPr>
        <w:t>goes</w:t>
      </w:r>
      <w:r w:rsidRPr="008F2129">
        <w:rPr>
          <w:rFonts w:asciiTheme="minorHAnsi" w:hAnsiTheme="minorHAnsi" w:cstheme="minorHAnsi"/>
          <w:sz w:val="22"/>
          <w:szCs w:val="20"/>
          <w:lang w:val="en-GB"/>
        </w:rPr>
        <w:t xml:space="preserve"> to the selected special parking area and she plug the car in the right energy tower. When she </w:t>
      </w:r>
      <w:r w:rsidR="000B26A5" w:rsidRPr="008F2129">
        <w:rPr>
          <w:rFonts w:asciiTheme="minorHAnsi" w:hAnsiTheme="minorHAnsi" w:cstheme="minorHAnsi"/>
          <w:sz w:val="22"/>
          <w:szCs w:val="20"/>
          <w:lang w:val="en-GB"/>
        </w:rPr>
        <w:t>closes</w:t>
      </w:r>
      <w:r w:rsidRPr="008F2129">
        <w:rPr>
          <w:rFonts w:asciiTheme="minorHAnsi" w:hAnsiTheme="minorHAnsi" w:cstheme="minorHAnsi"/>
          <w:sz w:val="22"/>
          <w:szCs w:val="20"/>
          <w:lang w:val="en-GB"/>
        </w:rPr>
        <w:t xml:space="preserve"> the </w:t>
      </w:r>
      <w:r w:rsidR="000B26A5" w:rsidRPr="008F2129">
        <w:rPr>
          <w:rFonts w:asciiTheme="minorHAnsi" w:hAnsiTheme="minorHAnsi" w:cstheme="minorHAnsi"/>
          <w:sz w:val="22"/>
          <w:szCs w:val="20"/>
          <w:lang w:val="en-GB"/>
        </w:rPr>
        <w:t>car,</w:t>
      </w:r>
      <w:r w:rsidRPr="008F2129">
        <w:rPr>
          <w:rFonts w:asciiTheme="minorHAnsi" w:hAnsiTheme="minorHAnsi" w:cstheme="minorHAnsi"/>
          <w:sz w:val="22"/>
          <w:szCs w:val="20"/>
          <w:lang w:val="en-GB"/>
        </w:rPr>
        <w:t xml:space="preserve"> she </w:t>
      </w:r>
      <w:r w:rsidR="000B26A5" w:rsidRPr="008F2129">
        <w:rPr>
          <w:rFonts w:asciiTheme="minorHAnsi" w:hAnsiTheme="minorHAnsi" w:cstheme="minorHAnsi"/>
          <w:sz w:val="22"/>
          <w:szCs w:val="20"/>
          <w:lang w:val="en-GB"/>
        </w:rPr>
        <w:t>gets</w:t>
      </w:r>
      <w:r w:rsidRPr="008F2129">
        <w:rPr>
          <w:rFonts w:asciiTheme="minorHAnsi" w:hAnsiTheme="minorHAnsi" w:cstheme="minorHAnsi"/>
          <w:sz w:val="22"/>
          <w:szCs w:val="20"/>
          <w:lang w:val="en-GB"/>
        </w:rPr>
        <w:t xml:space="preserve"> notified on her phone that she </w:t>
      </w:r>
      <w:r w:rsidR="000B26A5" w:rsidRPr="008F2129">
        <w:rPr>
          <w:rFonts w:asciiTheme="minorHAnsi" w:hAnsiTheme="minorHAnsi" w:cstheme="minorHAnsi"/>
          <w:sz w:val="22"/>
          <w:szCs w:val="20"/>
          <w:lang w:val="en-GB"/>
        </w:rPr>
        <w:t>achieved</w:t>
      </w:r>
      <w:r w:rsidRPr="008F2129">
        <w:rPr>
          <w:rFonts w:asciiTheme="minorHAnsi" w:hAnsiTheme="minorHAnsi" w:cstheme="minorHAnsi"/>
          <w:sz w:val="22"/>
          <w:szCs w:val="20"/>
          <w:lang w:val="en-GB"/>
        </w:rPr>
        <w:t xml:space="preserve"> a total discount of 40%, then she only spent 2€! Not bad!</w:t>
      </w:r>
    </w:p>
    <w:p w:rsidR="00FB41F7" w:rsidRPr="008F2129" w:rsidRDefault="00FB41F7" w:rsidP="00DD544E">
      <w:pPr>
        <w:spacing w:after="120"/>
        <w:ind w:left="0" w:right="0" w:firstLine="0"/>
        <w:rPr>
          <w:rFonts w:asciiTheme="minorHAnsi" w:hAnsiTheme="minorHAnsi" w:cstheme="minorHAnsi"/>
          <w:sz w:val="22"/>
          <w:szCs w:val="20"/>
          <w:lang w:val="en-GB"/>
        </w:rPr>
      </w:pPr>
    </w:p>
    <w:p w:rsidR="00607C92" w:rsidRPr="008F2129" w:rsidRDefault="00607C92" w:rsidP="00DD544E">
      <w:pPr>
        <w:pStyle w:val="ListParagraph"/>
        <w:keepNext/>
        <w:keepLines/>
        <w:numPr>
          <w:ilvl w:val="0"/>
          <w:numId w:val="2"/>
        </w:numPr>
        <w:spacing w:after="173" w:line="259" w:lineRule="auto"/>
        <w:ind w:left="0" w:right="0" w:firstLine="0"/>
        <w:contextualSpacing w:val="0"/>
        <w:jc w:val="both"/>
        <w:outlineLvl w:val="1"/>
        <w:rPr>
          <w:rFonts w:asciiTheme="minorHAnsi" w:eastAsia="Calibri" w:hAnsiTheme="minorHAnsi" w:cstheme="minorHAnsi"/>
          <w:b/>
          <w:vanish/>
          <w:sz w:val="28"/>
          <w:szCs w:val="20"/>
          <w:lang w:val="en-GB"/>
        </w:rPr>
      </w:pPr>
      <w:bookmarkStart w:id="66" w:name="_Toc466843516"/>
      <w:bookmarkStart w:id="67" w:name="_Toc466843713"/>
      <w:bookmarkStart w:id="68" w:name="_Toc474227092"/>
      <w:bookmarkStart w:id="69" w:name="_Toc474229488"/>
      <w:bookmarkEnd w:id="66"/>
      <w:bookmarkEnd w:id="67"/>
      <w:bookmarkEnd w:id="68"/>
      <w:bookmarkEnd w:id="69"/>
    </w:p>
    <w:p w:rsidR="00607C92" w:rsidRPr="008F2129" w:rsidRDefault="00607C92" w:rsidP="00DD544E">
      <w:pPr>
        <w:pStyle w:val="ListParagraph"/>
        <w:keepNext/>
        <w:keepLines/>
        <w:numPr>
          <w:ilvl w:val="0"/>
          <w:numId w:val="2"/>
        </w:numPr>
        <w:spacing w:after="173" w:line="259" w:lineRule="auto"/>
        <w:ind w:left="0" w:right="0" w:firstLine="0"/>
        <w:contextualSpacing w:val="0"/>
        <w:jc w:val="both"/>
        <w:outlineLvl w:val="1"/>
        <w:rPr>
          <w:rFonts w:asciiTheme="minorHAnsi" w:eastAsia="Calibri" w:hAnsiTheme="minorHAnsi" w:cstheme="minorHAnsi"/>
          <w:b/>
          <w:vanish/>
          <w:sz w:val="28"/>
          <w:szCs w:val="20"/>
          <w:lang w:val="en-GB"/>
        </w:rPr>
      </w:pPr>
      <w:bookmarkStart w:id="70" w:name="_Toc466843517"/>
      <w:bookmarkStart w:id="71" w:name="_Toc466843714"/>
      <w:bookmarkStart w:id="72" w:name="_Toc474227093"/>
      <w:bookmarkStart w:id="73" w:name="_Toc474229489"/>
      <w:bookmarkEnd w:id="70"/>
      <w:bookmarkEnd w:id="71"/>
      <w:bookmarkEnd w:id="72"/>
      <w:bookmarkEnd w:id="73"/>
    </w:p>
    <w:p w:rsidR="00607C92" w:rsidRPr="008F2129" w:rsidRDefault="00607C92" w:rsidP="00DD544E">
      <w:pPr>
        <w:pStyle w:val="ListParagraph"/>
        <w:keepNext/>
        <w:keepLines/>
        <w:numPr>
          <w:ilvl w:val="0"/>
          <w:numId w:val="2"/>
        </w:numPr>
        <w:spacing w:after="173" w:line="259" w:lineRule="auto"/>
        <w:ind w:left="0" w:right="0" w:firstLine="0"/>
        <w:contextualSpacing w:val="0"/>
        <w:jc w:val="both"/>
        <w:outlineLvl w:val="1"/>
        <w:rPr>
          <w:rFonts w:asciiTheme="minorHAnsi" w:eastAsia="Calibri" w:hAnsiTheme="minorHAnsi" w:cstheme="minorHAnsi"/>
          <w:b/>
          <w:vanish/>
          <w:sz w:val="28"/>
          <w:szCs w:val="20"/>
          <w:lang w:val="en-GB"/>
        </w:rPr>
      </w:pPr>
      <w:bookmarkStart w:id="74" w:name="_Toc466843518"/>
      <w:bookmarkStart w:id="75" w:name="_Toc466843715"/>
      <w:bookmarkStart w:id="76" w:name="_Toc474227094"/>
      <w:bookmarkStart w:id="77" w:name="_Toc474229490"/>
      <w:bookmarkEnd w:id="74"/>
      <w:bookmarkEnd w:id="75"/>
      <w:bookmarkEnd w:id="76"/>
      <w:bookmarkEnd w:id="77"/>
    </w:p>
    <w:p w:rsidR="00B332C4" w:rsidRPr="008F2129" w:rsidRDefault="00CD3888" w:rsidP="00DD544E">
      <w:pPr>
        <w:pStyle w:val="Heading2"/>
        <w:numPr>
          <w:ilvl w:val="1"/>
          <w:numId w:val="2"/>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78" w:name="_Toc474229491"/>
      <w:r w:rsidR="000C1C34" w:rsidRPr="008F2129">
        <w:rPr>
          <w:rFonts w:asciiTheme="minorHAnsi" w:hAnsiTheme="minorHAnsi" w:cstheme="minorHAnsi"/>
          <w:sz w:val="28"/>
          <w:szCs w:val="20"/>
          <w:lang w:val="en-GB"/>
        </w:rPr>
        <w:t xml:space="preserve">UML </w:t>
      </w:r>
      <w:r w:rsidR="00B332C4" w:rsidRPr="008F2129">
        <w:rPr>
          <w:rFonts w:asciiTheme="minorHAnsi" w:hAnsiTheme="minorHAnsi" w:cstheme="minorHAnsi"/>
          <w:sz w:val="28"/>
          <w:szCs w:val="20"/>
          <w:lang w:val="en-GB"/>
        </w:rPr>
        <w:t>Diagrams</w:t>
      </w:r>
      <w:bookmarkEnd w:id="78"/>
    </w:p>
    <w:p w:rsidR="00B332C4" w:rsidRPr="008F2129" w:rsidRDefault="00B332C4" w:rsidP="00DD544E">
      <w:pPr>
        <w:pStyle w:val="Heading3"/>
        <w:numPr>
          <w:ilvl w:val="2"/>
          <w:numId w:val="2"/>
        </w:numPr>
        <w:ind w:left="426" w:right="0" w:hanging="426"/>
        <w:rPr>
          <w:rFonts w:asciiTheme="minorHAnsi" w:hAnsiTheme="minorHAnsi" w:cstheme="minorHAnsi"/>
          <w:b/>
          <w:color w:val="000000" w:themeColor="text1"/>
          <w:lang w:val="en-GB"/>
        </w:rPr>
      </w:pPr>
      <w:bookmarkStart w:id="79" w:name="_Toc474229492"/>
      <w:r w:rsidRPr="008F2129">
        <w:rPr>
          <w:rFonts w:asciiTheme="minorHAnsi" w:hAnsiTheme="minorHAnsi" w:cstheme="minorHAnsi"/>
          <w:b/>
          <w:color w:val="000000" w:themeColor="text1"/>
          <w:lang w:val="en-GB"/>
        </w:rPr>
        <w:t>Use Cases</w:t>
      </w:r>
      <w:bookmarkEnd w:id="79"/>
    </w:p>
    <w:p w:rsidR="00747232" w:rsidRPr="008F2129" w:rsidRDefault="00747232" w:rsidP="00DD544E">
      <w:pPr>
        <w:ind w:left="0" w:right="0" w:firstLine="0"/>
        <w:rPr>
          <w:sz w:val="22"/>
          <w:lang w:val="en-GB"/>
        </w:rPr>
      </w:pPr>
    </w:p>
    <w:p w:rsidR="00B332C4" w:rsidRPr="008F2129" w:rsidRDefault="00B332C4" w:rsidP="00DD544E">
      <w:pPr>
        <w:ind w:left="0" w:right="0" w:firstLine="0"/>
        <w:rPr>
          <w:b/>
          <w:sz w:val="22"/>
          <w:lang w:val="en-GB"/>
        </w:rPr>
      </w:pPr>
      <w:r w:rsidRPr="008F2129">
        <w:rPr>
          <w:b/>
          <w:sz w:val="22"/>
          <w:lang w:val="en-GB"/>
        </w:rPr>
        <w:t>Use cases diagram</w:t>
      </w:r>
    </w:p>
    <w:p w:rsidR="00B332C4" w:rsidRPr="008F2129" w:rsidRDefault="007E788B" w:rsidP="008F2129">
      <w:pPr>
        <w:ind w:left="0" w:right="-1514" w:firstLine="0"/>
        <w:rPr>
          <w:b/>
          <w:sz w:val="24"/>
          <w:lang w:val="en-GB"/>
        </w:rPr>
      </w:pPr>
      <w:r w:rsidRPr="008F2129">
        <w:rPr>
          <w:b/>
          <w:noProof/>
          <w:sz w:val="24"/>
        </w:rPr>
        <w:lastRenderedPageBreak/>
        <w:drawing>
          <wp:inline distT="0" distB="0" distL="0" distR="0">
            <wp:extent cx="6010275" cy="3974379"/>
            <wp:effectExtent l="0" t="0" r="0" b="0"/>
            <wp:docPr id="1101" name="Immagin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UseCaseDiagram_v2.png"/>
                    <pic:cNvPicPr/>
                  </pic:nvPicPr>
                  <pic:blipFill rotWithShape="1">
                    <a:blip r:embed="rId9">
                      <a:extLst>
                        <a:ext uri="{28A0092B-C50C-407E-A947-70E740481C1C}">
                          <a14:useLocalDpi xmlns:a14="http://schemas.microsoft.com/office/drawing/2010/main" val="0"/>
                        </a:ext>
                      </a:extLst>
                    </a:blip>
                    <a:srcRect r="3457"/>
                    <a:stretch/>
                  </pic:blipFill>
                  <pic:spPr bwMode="auto">
                    <a:xfrm>
                      <a:off x="0" y="0"/>
                      <a:ext cx="6015594" cy="3977896"/>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8F2129" w:rsidRDefault="00B332C4" w:rsidP="00395C69">
      <w:pPr>
        <w:spacing w:after="120"/>
        <w:ind w:left="0" w:right="0" w:firstLine="0"/>
        <w:rPr>
          <w:b/>
          <w:sz w:val="24"/>
          <w:lang w:val="en-GB"/>
        </w:rPr>
      </w:pPr>
    </w:p>
    <w:p w:rsidR="00B332C4" w:rsidRPr="008F2129" w:rsidRDefault="00B332C4" w:rsidP="00CE7C07">
      <w:pPr>
        <w:ind w:left="0" w:right="0" w:firstLine="0"/>
        <w:rPr>
          <w:b/>
          <w:sz w:val="22"/>
          <w:lang w:val="en-GB"/>
        </w:rPr>
      </w:pPr>
      <w:r w:rsidRPr="008F2129">
        <w:rPr>
          <w:b/>
          <w:sz w:val="22"/>
          <w:lang w:val="en-GB"/>
        </w:rPr>
        <w:t>Use cases description</w:t>
      </w:r>
    </w:p>
    <w:p w:rsidR="008F2129" w:rsidRPr="008F2129" w:rsidRDefault="008F2129" w:rsidP="00CE7C07">
      <w:pPr>
        <w:spacing w:after="0" w:line="240" w:lineRule="auto"/>
        <w:ind w:left="0" w:right="0" w:firstLine="0"/>
        <w:rPr>
          <w:rFonts w:asciiTheme="minorHAnsi" w:eastAsia="Times New Roman" w:hAnsiTheme="minorHAnsi" w:cs="Times New Roman"/>
          <w:b/>
          <w:bCs/>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registers to the system</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CD3888" w:rsidP="00CE7C07">
      <w:pPr>
        <w:pStyle w:val="ListParagraph"/>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accesses </w:t>
      </w:r>
      <w:r w:rsidR="000018CB" w:rsidRPr="008F2129">
        <w:rPr>
          <w:rFonts w:asciiTheme="minorHAnsi" w:hAnsiTheme="minorHAnsi" w:cstheme="minorHAnsi"/>
          <w:sz w:val="22"/>
          <w:szCs w:val="20"/>
          <w:lang w:val="en-GB"/>
        </w:rPr>
        <w:t>the application on his mobile phone.</w:t>
      </w:r>
    </w:p>
    <w:p w:rsidR="000018CB" w:rsidRPr="008F2129" w:rsidRDefault="000018CB" w:rsidP="00CE7C07">
      <w:pPr>
        <w:pStyle w:val="ListParagraph"/>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fills all the fields, entering his personal data and ID </w:t>
      </w:r>
      <w:r w:rsidR="00CD3888" w:rsidRPr="008F2129">
        <w:rPr>
          <w:rFonts w:asciiTheme="minorHAnsi" w:hAnsiTheme="minorHAnsi" w:cstheme="minorHAnsi"/>
          <w:sz w:val="22"/>
          <w:szCs w:val="20"/>
          <w:lang w:val="en-GB"/>
        </w:rPr>
        <w:t>card</w:t>
      </w:r>
      <w:r w:rsidRPr="008F2129">
        <w:rPr>
          <w:rFonts w:asciiTheme="minorHAnsi" w:hAnsiTheme="minorHAnsi" w:cstheme="minorHAnsi"/>
          <w:sz w:val="22"/>
          <w:szCs w:val="20"/>
          <w:lang w:val="en-GB"/>
        </w:rPr>
        <w:t xml:space="preserve"> and driving licence information.</w:t>
      </w:r>
    </w:p>
    <w:p w:rsidR="000018CB" w:rsidRPr="008F2129" w:rsidRDefault="000018CB" w:rsidP="00CE7C07">
      <w:pPr>
        <w:pStyle w:val="ListParagraph"/>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the Confirm Registration button.</w:t>
      </w:r>
    </w:p>
    <w:p w:rsidR="000018CB" w:rsidRPr="008F2129" w:rsidRDefault="000018CB" w:rsidP="00CE7C07">
      <w:pPr>
        <w:pStyle w:val="ListParagraph"/>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validates entered data comparing them with those of the external system and confirms the registration.</w:t>
      </w:r>
    </w:p>
    <w:p w:rsidR="000018CB" w:rsidRPr="008F2129" w:rsidRDefault="000018CB" w:rsidP="00CE7C07">
      <w:pPr>
        <w:pStyle w:val="ListParagraph"/>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sends the password for the login on user email account and mobile phone.</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lastRenderedPageBreak/>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is redirected to the </w:t>
      </w:r>
      <w:r w:rsidR="00CD3888" w:rsidRPr="008F2129">
        <w:rPr>
          <w:rFonts w:asciiTheme="minorHAnsi" w:hAnsiTheme="minorHAnsi" w:cstheme="minorHAnsi"/>
          <w:sz w:val="22"/>
          <w:szCs w:val="20"/>
          <w:lang w:val="en-GB"/>
        </w:rPr>
        <w:t>login page</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Entered data for the driving licence is not valid, the system notifies the users and suggests to enter correct data. User is not allowed to register until he enters correct or valid information. The user is already registered</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2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0B9B237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DPLebtzAgAA0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logs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must be already registered to the system</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ListParagraph"/>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opens the </w:t>
      </w:r>
      <w:proofErr w:type="spellStart"/>
      <w:r w:rsidRPr="008F2129">
        <w:rPr>
          <w:rFonts w:asciiTheme="minorHAnsi" w:hAnsiTheme="minorHAnsi" w:cstheme="minorHAnsi"/>
          <w:sz w:val="22"/>
          <w:szCs w:val="20"/>
          <w:lang w:val="en-GB"/>
        </w:rPr>
        <w:t>loginActivity</w:t>
      </w:r>
      <w:proofErr w:type="spellEnd"/>
      <w:r w:rsidRPr="008F2129">
        <w:rPr>
          <w:rFonts w:asciiTheme="minorHAnsi" w:hAnsiTheme="minorHAnsi" w:cstheme="minorHAnsi"/>
          <w:sz w:val="22"/>
          <w:szCs w:val="20"/>
          <w:lang w:val="en-GB"/>
        </w:rPr>
        <w:t xml:space="preserve"> and enters login data.</w:t>
      </w:r>
    </w:p>
    <w:p w:rsidR="000018CB" w:rsidRPr="008F2129" w:rsidRDefault="000018CB" w:rsidP="00CE7C07">
      <w:pPr>
        <w:pStyle w:val="ListParagraph"/>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validates entered data.</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access to the map showing available cars in his area.</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account does not exist, the system notifies the user and suggests to register in case he has not.</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5032DB7F" wp14:editId="4A1B6DFA">
                <wp:extent cx="4724400" cy="47625"/>
                <wp:effectExtent l="0" t="0" r="19050" b="0"/>
                <wp:docPr id="2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7479E988"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Lecg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mgoy3nICAADS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CD3888"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M</w:t>
      </w:r>
      <w:r w:rsidR="000018CB" w:rsidRPr="008F2129">
        <w:rPr>
          <w:rFonts w:asciiTheme="minorHAnsi" w:hAnsiTheme="minorHAnsi" w:cstheme="minorHAnsi"/>
          <w:sz w:val="22"/>
          <w:szCs w:val="20"/>
          <w:lang w:val="en-GB"/>
        </w:rPr>
        <w:t>anage personal info</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before="180" w:after="18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color w:val="auto"/>
          <w:sz w:val="22"/>
          <w:szCs w:val="20"/>
          <w:lang w:val="en-GB"/>
        </w:rPr>
        <w:t>The User has been logged in and decided to change the information.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ListParagraph"/>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 view the profile</w:t>
      </w:r>
    </w:p>
    <w:p w:rsidR="000018CB" w:rsidRPr="008F2129" w:rsidRDefault="000018CB" w:rsidP="00CE7C07">
      <w:pPr>
        <w:pStyle w:val="ListParagraph"/>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input information if user would like to update profile</w:t>
      </w:r>
    </w:p>
    <w:p w:rsidR="000018CB" w:rsidRPr="008F2129" w:rsidRDefault="000018CB" w:rsidP="00CE7C07">
      <w:pPr>
        <w:pStyle w:val="ListParagraph"/>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 Submit/Update Profile.</w:t>
      </w:r>
    </w:p>
    <w:p w:rsidR="000018CB" w:rsidRPr="008F2129" w:rsidRDefault="000018CB" w:rsidP="00CE7C07">
      <w:pPr>
        <w:pStyle w:val="ListParagraph"/>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notify user by showing a message or through email.</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lastRenderedPageBreak/>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deleted/updated successfully.</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2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02E1F057"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W1cQ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Name</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View available cars on the map</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Actors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User</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Entry Conditions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The user is logged in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Flow of events</w:t>
      </w:r>
    </w:p>
    <w:p w:rsidR="000018CB" w:rsidRPr="00282EF4" w:rsidRDefault="00557357" w:rsidP="00CE7C07">
      <w:pPr>
        <w:pStyle w:val="ListParagraph"/>
        <w:numPr>
          <w:ilvl w:val="0"/>
          <w:numId w:val="26"/>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w:t>
      </w:r>
      <w:r w:rsidR="000018CB" w:rsidRPr="00282EF4">
        <w:rPr>
          <w:rFonts w:asciiTheme="minorHAnsi" w:hAnsiTheme="minorHAnsi" w:cstheme="minorHAnsi"/>
          <w:sz w:val="22"/>
          <w:szCs w:val="20"/>
          <w:lang w:val="en-GB"/>
        </w:rPr>
        <w:t>system checks user's position using GPS and shows an area around him on the map</w:t>
      </w:r>
      <w:r w:rsidRPr="00282EF4">
        <w:rPr>
          <w:rFonts w:asciiTheme="minorHAnsi" w:hAnsiTheme="minorHAnsi" w:cstheme="minorHAnsi"/>
          <w:sz w:val="22"/>
          <w:szCs w:val="20"/>
          <w:lang w:val="en-GB"/>
        </w:rPr>
        <w:t>.</w:t>
      </w:r>
    </w:p>
    <w:p w:rsidR="000018CB" w:rsidRPr="00282EF4" w:rsidRDefault="00557357" w:rsidP="00CE7C07">
      <w:pPr>
        <w:pStyle w:val="ListParagraph"/>
        <w:numPr>
          <w:ilvl w:val="0"/>
          <w:numId w:val="26"/>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application</w:t>
      </w:r>
      <w:r w:rsidR="000018CB" w:rsidRPr="00282EF4">
        <w:rPr>
          <w:rFonts w:asciiTheme="minorHAnsi" w:hAnsiTheme="minorHAnsi" w:cstheme="minorHAnsi"/>
          <w:sz w:val="22"/>
          <w:szCs w:val="20"/>
          <w:lang w:val="en-GB"/>
        </w:rPr>
        <w:t xml:space="preserve"> show</w:t>
      </w:r>
      <w:r w:rsidRPr="00282EF4">
        <w:rPr>
          <w:rFonts w:asciiTheme="minorHAnsi" w:hAnsiTheme="minorHAnsi" w:cstheme="minorHAnsi"/>
          <w:sz w:val="22"/>
          <w:szCs w:val="20"/>
          <w:lang w:val="en-GB"/>
        </w:rPr>
        <w:t>s</w:t>
      </w:r>
      <w:r w:rsidR="000018CB" w:rsidRPr="00282EF4">
        <w:rPr>
          <w:rFonts w:asciiTheme="minorHAnsi" w:hAnsiTheme="minorHAnsi" w:cstheme="minorHAnsi"/>
          <w:sz w:val="22"/>
          <w:szCs w:val="20"/>
          <w:lang w:val="en-GB"/>
        </w:rPr>
        <w:t xml:space="preserve"> a pin </w:t>
      </w:r>
      <w:r w:rsidRPr="00282EF4">
        <w:rPr>
          <w:rFonts w:asciiTheme="minorHAnsi" w:hAnsiTheme="minorHAnsi" w:cstheme="minorHAnsi"/>
          <w:sz w:val="22"/>
          <w:szCs w:val="20"/>
          <w:lang w:val="en-GB"/>
        </w:rPr>
        <w:t>corresponding to the position of</w:t>
      </w:r>
      <w:r w:rsidR="000018CB" w:rsidRPr="00282EF4">
        <w:rPr>
          <w:rFonts w:asciiTheme="minorHAnsi" w:hAnsiTheme="minorHAnsi" w:cstheme="minorHAnsi"/>
          <w:sz w:val="22"/>
          <w:szCs w:val="20"/>
          <w:lang w:val="en-GB"/>
        </w:rPr>
        <w:t xml:space="preserve"> an available car</w:t>
      </w:r>
      <w:r w:rsidR="00282EF4">
        <w:rPr>
          <w:rFonts w:asciiTheme="minorHAnsi" w:hAnsiTheme="minorHAnsi" w:cstheme="minorHAnsi"/>
          <w:sz w:val="22"/>
          <w:szCs w:val="20"/>
          <w:lang w:val="en-GB"/>
        </w:rPr>
        <w:t xml:space="preserve"> (close to him or close to an address entered by the user)</w:t>
      </w:r>
      <w:r w:rsidR="000018CB" w:rsidRPr="00282EF4">
        <w:rPr>
          <w:rFonts w:asciiTheme="minorHAnsi" w:hAnsiTheme="minorHAnsi" w:cstheme="minorHAnsi"/>
          <w:sz w:val="22"/>
          <w:szCs w:val="20"/>
          <w:lang w:val="en-GB"/>
        </w:rPr>
        <w:t>.</w:t>
      </w:r>
    </w:p>
    <w:p w:rsidR="000018CB" w:rsidRPr="00282EF4" w:rsidRDefault="00557357" w:rsidP="00CE7C07">
      <w:pPr>
        <w:pStyle w:val="ListParagraph"/>
        <w:numPr>
          <w:ilvl w:val="0"/>
          <w:numId w:val="26"/>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By c</w:t>
      </w:r>
      <w:r w:rsidR="000018CB" w:rsidRPr="00282EF4">
        <w:rPr>
          <w:rFonts w:asciiTheme="minorHAnsi" w:hAnsiTheme="minorHAnsi" w:cstheme="minorHAnsi"/>
          <w:sz w:val="22"/>
          <w:szCs w:val="20"/>
          <w:lang w:val="en-GB"/>
        </w:rPr>
        <w:t>licking on a pin, the details of that car are shown: battery level and position. A button for reserving that car is shown.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user clicks on the button to reserve a car or </w:t>
      </w:r>
      <w:r w:rsidR="00557357" w:rsidRPr="00282EF4">
        <w:rPr>
          <w:rFonts w:asciiTheme="minorHAnsi" w:hAnsiTheme="minorHAnsi" w:cstheme="minorHAnsi"/>
          <w:sz w:val="22"/>
          <w:szCs w:val="20"/>
          <w:lang w:val="en-GB"/>
        </w:rPr>
        <w:t>on</w:t>
      </w:r>
      <w:r w:rsidRPr="00282EF4">
        <w:rPr>
          <w:rFonts w:asciiTheme="minorHAnsi" w:hAnsiTheme="minorHAnsi" w:cstheme="minorHAnsi"/>
          <w:sz w:val="22"/>
          <w:szCs w:val="20"/>
          <w:lang w:val="en-GB"/>
        </w:rPr>
        <w:t xml:space="preserve"> the back button.</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2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3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1E9ACB0D"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DFl9M7dAIAANI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 of a car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User</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Entry Conditions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The user has reserved a car and has reached it within one hour after the reservation.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Flow of events</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user arrives close to the car and notifies the system by clicking the Unlock button.</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verifies user position using GPS.</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checks the position of the car.</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checks the distance and unlocks the car.</w:t>
      </w:r>
    </w:p>
    <w:p w:rsidR="000018CB" w:rsidRPr="00282EF4" w:rsidRDefault="000018CB" w:rsidP="00282EF4">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user opens and starts the car.</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At the end, the user parks the car and stops it.</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lastRenderedPageBreak/>
        <w:t>The user clicks the End button to inform the system.</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validates the position of the car and ensures it is in a safe parking area.</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user exits the car.</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checks car's battery level, distance from special parking areas,</w:t>
      </w:r>
      <w:r w:rsidR="00282EF4" w:rsidRPr="00282EF4">
        <w:rPr>
          <w:rFonts w:asciiTheme="minorHAnsi" w:hAnsiTheme="minorHAnsi" w:cstheme="minorHAnsi"/>
          <w:sz w:val="22"/>
          <w:szCs w:val="20"/>
          <w:lang w:val="en-GB"/>
        </w:rPr>
        <w:t xml:space="preserve"> number of passengers during the trip and</w:t>
      </w:r>
      <w:r w:rsidRPr="00282EF4">
        <w:rPr>
          <w:rFonts w:asciiTheme="minorHAnsi" w:hAnsiTheme="minorHAnsi" w:cstheme="minorHAnsi"/>
          <w:sz w:val="22"/>
          <w:szCs w:val="20"/>
          <w:lang w:val="en-GB"/>
        </w:rPr>
        <w:t xml:space="preserve"> charging status (if it is plugged).</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system calculates the total of the ride and subtracts </w:t>
      </w:r>
      <w:r w:rsidR="00282EF4" w:rsidRPr="00282EF4">
        <w:rPr>
          <w:rFonts w:asciiTheme="minorHAnsi" w:hAnsiTheme="minorHAnsi" w:cstheme="minorHAnsi"/>
          <w:sz w:val="22"/>
          <w:szCs w:val="20"/>
          <w:lang w:val="en-GB"/>
        </w:rPr>
        <w:t xml:space="preserve">the </w:t>
      </w:r>
      <w:r w:rsidRPr="00282EF4">
        <w:rPr>
          <w:rFonts w:asciiTheme="minorHAnsi" w:hAnsiTheme="minorHAnsi" w:cstheme="minorHAnsi"/>
          <w:sz w:val="22"/>
          <w:szCs w:val="20"/>
          <w:lang w:val="en-GB"/>
        </w:rPr>
        <w:t>discounts</w:t>
      </w:r>
      <w:r w:rsidR="00282EF4" w:rsidRPr="00282EF4">
        <w:rPr>
          <w:rFonts w:asciiTheme="minorHAnsi" w:hAnsiTheme="minorHAnsi" w:cstheme="minorHAnsi"/>
          <w:sz w:val="22"/>
          <w:szCs w:val="20"/>
          <w:lang w:val="en-GB"/>
        </w:rPr>
        <w:t>, if that’s the case</w:t>
      </w:r>
      <w:r w:rsidRPr="00282EF4">
        <w:rPr>
          <w:rFonts w:asciiTheme="minorHAnsi" w:hAnsiTheme="minorHAnsi" w:cstheme="minorHAnsi"/>
          <w:sz w:val="22"/>
          <w:szCs w:val="20"/>
          <w:lang w:val="en-GB"/>
        </w:rPr>
        <w:t>.</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entrusts the external payment system to pick up the final amount from the user.</w:t>
      </w:r>
    </w:p>
    <w:p w:rsidR="000018CB" w:rsidRPr="00282EF4" w:rsidRDefault="000018CB" w:rsidP="00CE7C07">
      <w:pPr>
        <w:pStyle w:val="ListParagraph"/>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locks the car and marks it as available again.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Exit conditions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The system shows the user information about his last trip.</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Exceptions</w:t>
      </w:r>
    </w:p>
    <w:p w:rsidR="00282EF4"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user is not close to the car: the system denies the access to the car and provides a message to the user asking him to get closer </w:t>
      </w:r>
      <w:r w:rsidR="00282EF4" w:rsidRPr="00282EF4">
        <w:rPr>
          <w:rFonts w:asciiTheme="minorHAnsi" w:hAnsiTheme="minorHAnsi" w:cstheme="minorHAnsi"/>
          <w:sz w:val="22"/>
          <w:szCs w:val="20"/>
          <w:lang w:val="en-GB"/>
        </w:rPr>
        <w:t>to</w:t>
      </w:r>
      <w:r w:rsidRPr="00282EF4">
        <w:rPr>
          <w:rFonts w:asciiTheme="minorHAnsi" w:hAnsiTheme="minorHAnsi" w:cstheme="minorHAnsi"/>
          <w:sz w:val="22"/>
          <w:szCs w:val="20"/>
          <w:lang w:val="en-GB"/>
        </w:rPr>
        <w:t xml:space="preserve"> unlock. </w:t>
      </w:r>
    </w:p>
    <w:p w:rsidR="00282EF4"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user is trying to park in a non-safe parking area: the system informs the user that he can't end the reservation and </w:t>
      </w:r>
      <w:r w:rsidR="00282EF4" w:rsidRPr="00282EF4">
        <w:rPr>
          <w:rFonts w:asciiTheme="minorHAnsi" w:hAnsiTheme="minorHAnsi" w:cstheme="minorHAnsi"/>
          <w:sz w:val="22"/>
          <w:szCs w:val="20"/>
          <w:lang w:val="en-GB"/>
        </w:rPr>
        <w:t>should</w:t>
      </w:r>
      <w:r w:rsidRPr="00282EF4">
        <w:rPr>
          <w:rFonts w:asciiTheme="minorHAnsi" w:hAnsiTheme="minorHAnsi" w:cstheme="minorHAnsi"/>
          <w:sz w:val="22"/>
          <w:szCs w:val="20"/>
          <w:lang w:val="en-GB"/>
        </w:rPr>
        <w:t xml:space="preserve"> move the car in an allowed place. </w:t>
      </w:r>
    </w:p>
    <w:p w:rsidR="000018CB" w:rsidRPr="008F2129"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payment fails due to missing money on </w:t>
      </w:r>
      <w:r w:rsidR="00282EF4" w:rsidRPr="00282EF4">
        <w:rPr>
          <w:rFonts w:asciiTheme="minorHAnsi" w:hAnsiTheme="minorHAnsi" w:cstheme="minorHAnsi"/>
          <w:sz w:val="22"/>
          <w:szCs w:val="20"/>
          <w:lang w:val="en-GB"/>
        </w:rPr>
        <w:t>the credit card or blocked card: t</w:t>
      </w:r>
      <w:r w:rsidRPr="00282EF4">
        <w:rPr>
          <w:rFonts w:asciiTheme="minorHAnsi" w:hAnsiTheme="minorHAnsi" w:cstheme="minorHAnsi"/>
          <w:sz w:val="22"/>
          <w:szCs w:val="20"/>
          <w:lang w:val="en-GB"/>
        </w:rPr>
        <w:t>he system receives a failure message and m</w:t>
      </w:r>
      <w:r w:rsidR="00282EF4" w:rsidRPr="00282EF4">
        <w:rPr>
          <w:rFonts w:asciiTheme="minorHAnsi" w:hAnsiTheme="minorHAnsi" w:cstheme="minorHAnsi"/>
          <w:sz w:val="22"/>
          <w:szCs w:val="20"/>
          <w:lang w:val="en-GB"/>
        </w:rPr>
        <w:t>akes the user unable to reserve other</w:t>
      </w:r>
      <w:r w:rsidRPr="00282EF4">
        <w:rPr>
          <w:rFonts w:asciiTheme="minorHAnsi" w:hAnsiTheme="minorHAnsi" w:cstheme="minorHAnsi"/>
          <w:sz w:val="22"/>
          <w:szCs w:val="20"/>
          <w:lang w:val="en-GB"/>
        </w:rPr>
        <w:t xml:space="preserve"> car</w:t>
      </w:r>
      <w:r w:rsidR="00282EF4" w:rsidRPr="00282EF4">
        <w:rPr>
          <w:rFonts w:asciiTheme="minorHAnsi" w:hAnsiTheme="minorHAnsi" w:cstheme="minorHAnsi"/>
          <w:sz w:val="22"/>
          <w:szCs w:val="20"/>
          <w:lang w:val="en-GB"/>
        </w:rPr>
        <w:t>s</w:t>
      </w:r>
      <w:r w:rsidRPr="00282EF4">
        <w:rPr>
          <w:rFonts w:asciiTheme="minorHAnsi" w:hAnsiTheme="minorHAnsi" w:cstheme="minorHAnsi"/>
          <w:sz w:val="22"/>
          <w:szCs w:val="20"/>
          <w:lang w:val="en-GB"/>
        </w:rPr>
        <w:t xml:space="preserve">. </w:t>
      </w:r>
      <w:r w:rsidR="00282EF4" w:rsidRPr="00282EF4">
        <w:rPr>
          <w:rFonts w:asciiTheme="minorHAnsi" w:hAnsiTheme="minorHAnsi" w:cstheme="minorHAnsi"/>
          <w:sz w:val="22"/>
          <w:szCs w:val="20"/>
          <w:lang w:val="en-GB"/>
        </w:rPr>
        <w:t>The system retries the payment during the next 30 days. If still refused</w:t>
      </w:r>
      <w:r w:rsidRPr="00282EF4">
        <w:rPr>
          <w:rFonts w:asciiTheme="minorHAnsi" w:hAnsiTheme="minorHAnsi" w:cstheme="minorHAnsi"/>
          <w:sz w:val="22"/>
          <w:szCs w:val="20"/>
          <w:lang w:val="en-GB"/>
        </w:rPr>
        <w:t>, the system bans the account forever and delegates the problem to a debt collecting company.</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3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8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210FAC76"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Allow the user to reserve a car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opens the detail of a car on the map</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ListParagraph"/>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Viewing the details of a car, the user notify that he </w:t>
      </w:r>
      <w:r w:rsidR="00E2707C" w:rsidRPr="008F2129">
        <w:rPr>
          <w:rFonts w:asciiTheme="minorHAnsi" w:hAnsiTheme="minorHAnsi" w:cstheme="minorHAnsi"/>
          <w:sz w:val="22"/>
          <w:szCs w:val="20"/>
          <w:lang w:val="en-GB"/>
        </w:rPr>
        <w:t>wants</w:t>
      </w:r>
      <w:r w:rsidRPr="008F2129">
        <w:rPr>
          <w:rFonts w:asciiTheme="minorHAnsi" w:hAnsiTheme="minorHAnsi" w:cstheme="minorHAnsi"/>
          <w:sz w:val="22"/>
          <w:szCs w:val="20"/>
          <w:lang w:val="en-GB"/>
        </w:rPr>
        <w:t xml:space="preserve"> to reserve that car</w:t>
      </w:r>
    </w:p>
    <w:p w:rsidR="000018CB" w:rsidRPr="008F2129" w:rsidRDefault="000018CB" w:rsidP="00CE7C07">
      <w:pPr>
        <w:pStyle w:val="ListParagraph"/>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checks if the car is still available</w:t>
      </w:r>
    </w:p>
    <w:p w:rsidR="000018CB" w:rsidRPr="008F2129" w:rsidRDefault="000018CB" w:rsidP="00CE7C07">
      <w:pPr>
        <w:pStyle w:val="ListParagraph"/>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system marks that car as unavailable and start the countdown.</w:t>
      </w:r>
    </w:p>
    <w:p w:rsidR="000018CB" w:rsidRPr="008F2129" w:rsidRDefault="000018CB" w:rsidP="00CE7C07">
      <w:pPr>
        <w:pStyle w:val="ListParagraph"/>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On the user application sees the countdown, and he can notify that he </w:t>
      </w:r>
      <w:r w:rsidR="00E2707C" w:rsidRPr="008F2129">
        <w:rPr>
          <w:rFonts w:asciiTheme="minorHAnsi" w:hAnsiTheme="minorHAnsi" w:cstheme="minorHAnsi"/>
          <w:sz w:val="22"/>
          <w:szCs w:val="20"/>
          <w:lang w:val="en-GB"/>
        </w:rPr>
        <w:t>wants</w:t>
      </w:r>
      <w:r w:rsidRPr="008F2129">
        <w:rPr>
          <w:rFonts w:asciiTheme="minorHAnsi" w:hAnsiTheme="minorHAnsi" w:cstheme="minorHAnsi"/>
          <w:sz w:val="22"/>
          <w:szCs w:val="20"/>
          <w:lang w:val="en-GB"/>
        </w:rPr>
        <w:t xml:space="preserve"> to release the car, or that he arrived close to the car and he want to open it. The car position is still shown.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Countdown starts</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When the user </w:t>
      </w:r>
      <w:r w:rsidR="00E2707C" w:rsidRPr="008F2129">
        <w:rPr>
          <w:rFonts w:asciiTheme="minorHAnsi" w:hAnsiTheme="minorHAnsi" w:cstheme="minorHAnsi"/>
          <w:sz w:val="22"/>
          <w:szCs w:val="20"/>
          <w:lang w:val="en-GB"/>
        </w:rPr>
        <w:t>notifies</w:t>
      </w:r>
      <w:r w:rsidRPr="008F2129">
        <w:rPr>
          <w:rFonts w:asciiTheme="minorHAnsi" w:hAnsiTheme="minorHAnsi" w:cstheme="minorHAnsi"/>
          <w:sz w:val="22"/>
          <w:szCs w:val="20"/>
          <w:lang w:val="en-GB"/>
        </w:rPr>
        <w:t xml:space="preserve"> he want to reserve that car, if it is no longer available a message is shown on the user application.</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8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3E71C06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RZ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Kgw9Fl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Cancel a reservation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view</w:t>
      </w:r>
      <w:r w:rsidR="00557357"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the details of the car he reserved and the countdown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ListParagraph"/>
        <w:numPr>
          <w:ilvl w:val="0"/>
          <w:numId w:val="2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notif</w:t>
      </w:r>
      <w:r w:rsidR="00557357" w:rsidRPr="008F2129">
        <w:rPr>
          <w:rFonts w:asciiTheme="minorHAnsi" w:hAnsiTheme="minorHAnsi" w:cstheme="minorHAnsi"/>
          <w:sz w:val="22"/>
          <w:szCs w:val="20"/>
          <w:lang w:val="en-GB"/>
        </w:rPr>
        <w:t>ies</w:t>
      </w:r>
      <w:r w:rsidRPr="008F2129">
        <w:rPr>
          <w:rFonts w:asciiTheme="minorHAnsi" w:hAnsiTheme="minorHAnsi" w:cstheme="minorHAnsi"/>
          <w:sz w:val="22"/>
          <w:szCs w:val="20"/>
          <w:lang w:val="en-GB"/>
        </w:rPr>
        <w:t xml:space="preserve"> that he want</w:t>
      </w:r>
      <w:r w:rsidR="00557357"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to cancel the reservation of that car</w:t>
      </w:r>
    </w:p>
    <w:p w:rsidR="000018CB" w:rsidRPr="008F2129" w:rsidRDefault="000018CB" w:rsidP="00CE7C07">
      <w:pPr>
        <w:pStyle w:val="ListParagraph"/>
        <w:numPr>
          <w:ilvl w:val="0"/>
          <w:numId w:val="2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marks that car as available again and stops the countdown</w:t>
      </w:r>
    </w:p>
    <w:p w:rsidR="000018CB" w:rsidRPr="008F2129" w:rsidRDefault="008F2129" w:rsidP="00CE7C07">
      <w:pPr>
        <w:pStyle w:val="ListParagraph"/>
        <w:numPr>
          <w:ilvl w:val="0"/>
          <w:numId w:val="2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notifies the 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view</w:t>
      </w:r>
      <w:r w:rsidR="00557357"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the map and can reserve another car</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434A084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CS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zUOgkn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View Parking Areas</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has logged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ListParagraph"/>
        <w:numPr>
          <w:ilvl w:val="0"/>
          <w:numId w:val="3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on the button to see parking areas.</w:t>
      </w:r>
    </w:p>
    <w:p w:rsidR="000018CB" w:rsidRPr="008F2129" w:rsidRDefault="000018CB" w:rsidP="00CE7C07">
      <w:pPr>
        <w:pStyle w:val="ListParagraph"/>
        <w:numPr>
          <w:ilvl w:val="0"/>
          <w:numId w:val="3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on the map all the parking areas by highlighting them.</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 xml:space="preserve">The user has </w:t>
      </w:r>
      <w:proofErr w:type="spellStart"/>
      <w:r w:rsidRPr="008F2129">
        <w:rPr>
          <w:rFonts w:asciiTheme="minorHAnsi" w:hAnsiTheme="minorHAnsi" w:cstheme="minorHAnsi"/>
          <w:sz w:val="22"/>
          <w:szCs w:val="20"/>
          <w:lang w:val="en-GB"/>
        </w:rPr>
        <w:t>decieded</w:t>
      </w:r>
      <w:proofErr w:type="spellEnd"/>
      <w:r w:rsidRPr="008F2129">
        <w:rPr>
          <w:rFonts w:asciiTheme="minorHAnsi" w:hAnsiTheme="minorHAnsi" w:cstheme="minorHAnsi"/>
          <w:sz w:val="22"/>
          <w:szCs w:val="20"/>
          <w:lang w:val="en-GB"/>
        </w:rPr>
        <w:t xml:space="preserve"> to finish the viewing of parking area by clicking on other buttons.</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3"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4"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420D69F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A4WLqX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View Power Station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has logged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ListParagraph"/>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the button to see power stations.</w:t>
      </w:r>
    </w:p>
    <w:p w:rsidR="000018CB" w:rsidRPr="008F2129" w:rsidRDefault="000018CB" w:rsidP="00CE7C07">
      <w:pPr>
        <w:pStyle w:val="ListParagraph"/>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on the map all the power stations.</w:t>
      </w:r>
    </w:p>
    <w:p w:rsidR="000018CB" w:rsidRPr="008F2129" w:rsidRDefault="000018CB" w:rsidP="00CE7C07">
      <w:pPr>
        <w:pStyle w:val="ListParagraph"/>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on the pin of one of the areas.</w:t>
      </w:r>
    </w:p>
    <w:p w:rsidR="000018CB" w:rsidRPr="008F2129" w:rsidRDefault="000018CB" w:rsidP="00CE7C07">
      <w:pPr>
        <w:pStyle w:val="ListParagraph"/>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a list of the power plugs and their availability.</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decided to finished the searching with clicking on other buttons.</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79753CF0"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J/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GZCf3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AF7ADF">
        <w:rPr>
          <w:rFonts w:asciiTheme="minorHAnsi" w:hAnsiTheme="minorHAnsi" w:cstheme="minorHAnsi"/>
          <w:sz w:val="22"/>
          <w:szCs w:val="20"/>
          <w:lang w:val="en-GB"/>
        </w:rPr>
        <w:t xml:space="preserve">User chooses money saving </w:t>
      </w:r>
      <w:r w:rsidR="00AF7ADF" w:rsidRPr="00AF7ADF">
        <w:rPr>
          <w:rFonts w:asciiTheme="minorHAnsi" w:hAnsiTheme="minorHAnsi" w:cstheme="minorHAnsi"/>
          <w:sz w:val="22"/>
          <w:szCs w:val="20"/>
          <w:lang w:val="en-GB"/>
        </w:rPr>
        <w:t>option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entered the car.</w:t>
      </w:r>
    </w:p>
    <w:p w:rsidR="000018CB" w:rsidRPr="008F2129" w:rsidRDefault="000018CB" w:rsidP="00CE7C07">
      <w:pPr>
        <w:spacing w:after="0" w:line="240" w:lineRule="auto"/>
        <w:ind w:left="0" w:right="0" w:firstLine="0"/>
        <w:rPr>
          <w:rFonts w:asciiTheme="minorHAnsi" w:hAnsiTheme="minorHAnsi" w:cstheme="minorHAnsi"/>
          <w:b/>
          <w:sz w:val="22"/>
          <w:szCs w:val="20"/>
          <w:lang w:val="en-GB"/>
        </w:rPr>
      </w:pPr>
      <w:r w:rsidRPr="008F2129">
        <w:rPr>
          <w:rFonts w:asciiTheme="minorHAnsi" w:eastAsia="Times New Roman" w:hAnsiTheme="minorHAnsi" w:cs="Times New Roman"/>
          <w:b/>
          <w:bCs/>
          <w:color w:val="auto"/>
          <w:sz w:val="22"/>
          <w:szCs w:val="20"/>
          <w:lang w:val="en-GB"/>
        </w:rPr>
        <w:t>Flow</w:t>
      </w:r>
      <w:r w:rsidRPr="008F2129">
        <w:rPr>
          <w:rFonts w:asciiTheme="minorHAnsi" w:hAnsiTheme="minorHAnsi" w:cstheme="minorHAnsi"/>
          <w:b/>
          <w:sz w:val="22"/>
          <w:szCs w:val="20"/>
          <w:lang w:val="en-GB"/>
        </w:rPr>
        <w:t xml:space="preserve"> of events</w:t>
      </w:r>
    </w:p>
    <w:p w:rsidR="000018CB" w:rsidRPr="008F2129" w:rsidRDefault="000018CB" w:rsidP="00CE7C07">
      <w:pPr>
        <w:pStyle w:val="ListParagraph"/>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asks the user for the </w:t>
      </w:r>
      <w:r w:rsidR="00AF7ADF" w:rsidRPr="008F2129">
        <w:rPr>
          <w:rFonts w:asciiTheme="minorHAnsi" w:hAnsiTheme="minorHAnsi" w:cstheme="minorHAnsi"/>
          <w:sz w:val="22"/>
          <w:szCs w:val="20"/>
          <w:lang w:val="en-GB"/>
        </w:rPr>
        <w:t>destination</w:t>
      </w:r>
      <w:r w:rsidRPr="008F2129">
        <w:rPr>
          <w:rFonts w:asciiTheme="minorHAnsi" w:hAnsiTheme="minorHAnsi" w:cstheme="minorHAnsi"/>
          <w:sz w:val="22"/>
          <w:szCs w:val="20"/>
          <w:lang w:val="en-GB"/>
        </w:rPr>
        <w:t>.</w:t>
      </w:r>
    </w:p>
    <w:p w:rsidR="000018CB" w:rsidRPr="008F2129" w:rsidRDefault="000018CB" w:rsidP="00CE7C07">
      <w:pPr>
        <w:pStyle w:val="ListParagraph"/>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enters the address.</w:t>
      </w:r>
    </w:p>
    <w:p w:rsidR="000018CB" w:rsidRPr="008F2129" w:rsidRDefault="000018CB" w:rsidP="00CE7C07">
      <w:pPr>
        <w:pStyle w:val="ListParagraph"/>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checks entered address and looks for free power plugs in close stations (</w:t>
      </w:r>
      <w:r w:rsidR="00AF7ADF" w:rsidRPr="008F2129">
        <w:rPr>
          <w:rFonts w:asciiTheme="minorHAnsi" w:hAnsiTheme="minorHAnsi" w:cstheme="minorHAnsi"/>
          <w:sz w:val="22"/>
          <w:szCs w:val="20"/>
          <w:lang w:val="en-GB"/>
        </w:rPr>
        <w:t>considering</w:t>
      </w:r>
      <w:r w:rsidRPr="008F2129">
        <w:rPr>
          <w:rFonts w:asciiTheme="minorHAnsi" w:hAnsiTheme="minorHAnsi" w:cstheme="minorHAnsi"/>
          <w:sz w:val="22"/>
          <w:szCs w:val="20"/>
          <w:lang w:val="en-GB"/>
        </w:rPr>
        <w:t xml:space="preserve"> the distribution of cars in the city).</w:t>
      </w:r>
    </w:p>
    <w:p w:rsidR="000018CB" w:rsidRPr="008F2129" w:rsidRDefault="000018CB" w:rsidP="00CE7C07">
      <w:pPr>
        <w:pStyle w:val="ListParagraph"/>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the result to the user asking for confirmation.</w:t>
      </w:r>
    </w:p>
    <w:p w:rsidR="000018CB" w:rsidRPr="008F2129" w:rsidRDefault="000018CB" w:rsidP="00CE7C07">
      <w:pPr>
        <w:pStyle w:val="ListParagraph"/>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accepts to park in the station selected by the system.</w:t>
      </w:r>
    </w:p>
    <w:p w:rsidR="000018CB" w:rsidRPr="008F2129" w:rsidRDefault="000018CB" w:rsidP="00CE7C07">
      <w:pPr>
        <w:pStyle w:val="ListParagraph"/>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reserves the free power plug.</w:t>
      </w:r>
    </w:p>
    <w:p w:rsidR="000018CB" w:rsidRPr="008F2129" w:rsidRDefault="000018CB" w:rsidP="00CE7C07">
      <w:pPr>
        <w:pStyle w:val="ListParagraph"/>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provides the address and number of the slot reserved for the power supply.</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lastRenderedPageBreak/>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sees </w:t>
      </w:r>
      <w:r w:rsidR="00AF7ADF"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and directions to the slot and the power station.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address entered by the user does not exist or is out of the area: the system informs the user of the error and suggests to retry. The user refuses to park in t</w:t>
      </w:r>
      <w:r w:rsidR="00AF7ADF">
        <w:rPr>
          <w:rFonts w:asciiTheme="minorHAnsi" w:hAnsiTheme="minorHAnsi" w:cstheme="minorHAnsi"/>
          <w:sz w:val="22"/>
          <w:szCs w:val="20"/>
          <w:lang w:val="en-GB"/>
        </w:rPr>
        <w:t>he s</w:t>
      </w:r>
      <w:r w:rsidR="00282EF4">
        <w:rPr>
          <w:rFonts w:asciiTheme="minorHAnsi" w:hAnsiTheme="minorHAnsi" w:cstheme="minorHAnsi"/>
          <w:sz w:val="22"/>
          <w:szCs w:val="20"/>
          <w:lang w:val="en-GB"/>
        </w:rPr>
        <w:t>uggested station: the system closes the money saving option</w:t>
      </w:r>
      <w:r w:rsidRPr="008F2129">
        <w:rPr>
          <w:rFonts w:asciiTheme="minorHAnsi" w:hAnsiTheme="minorHAnsi" w:cstheme="minorHAnsi"/>
          <w:sz w:val="22"/>
          <w:szCs w:val="20"/>
          <w:lang w:val="en-GB"/>
        </w:rPr>
        <w:t>. No free slots available: the system informs the user that there are no charging slots available, so it suggests the user to retry later.</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23DBAF9A"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CfCNzfdAIAANY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 logs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opens the application.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ListParagraph"/>
        <w:numPr>
          <w:ilvl w:val="0"/>
          <w:numId w:val="3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enters login data.</w:t>
      </w:r>
    </w:p>
    <w:p w:rsidR="000018CB" w:rsidRPr="008F2129" w:rsidRDefault="000018CB" w:rsidP="00CE7C07">
      <w:pPr>
        <w:pStyle w:val="ListParagraph"/>
        <w:numPr>
          <w:ilvl w:val="0"/>
          <w:numId w:val="3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validates entered data.</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has access to the list of the cars that need maintenance.</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entered data is wrong: the system notifies the operator.</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rPr>
        <mc:AlternateContent>
          <mc:Choice Requires="wpg">
            <w:drawing>
              <wp:inline distT="0" distB="0" distL="0" distR="0" wp14:anchorId="0B1B3860" wp14:editId="2E4E7A0A">
                <wp:extent cx="4724400" cy="47625"/>
                <wp:effectExtent l="0" t="0" r="19050" b="0"/>
                <wp:docPr id="109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10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60303F41"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m6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Gxgubp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 does the maintenance on a car.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opens the application.</w:t>
      </w:r>
    </w:p>
    <w:p w:rsidR="000018CB" w:rsidRPr="008F2129" w:rsidRDefault="000018CB" w:rsidP="00CE7C07">
      <w:pPr>
        <w:spacing w:after="0" w:line="240" w:lineRule="auto"/>
        <w:ind w:left="0" w:right="0" w:firstLine="0"/>
        <w:rPr>
          <w:rFonts w:asciiTheme="minorHAnsi" w:eastAsia="Times New Roman" w:hAnsiTheme="minorHAnsi" w:cs="Times New Roman"/>
          <w:b/>
          <w:bCs/>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ListParagraph"/>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provides a list of the cars in need of maintenance.</w:t>
      </w:r>
    </w:p>
    <w:p w:rsidR="000018CB" w:rsidRPr="008F2129" w:rsidRDefault="000018CB" w:rsidP="00CE7C07">
      <w:pPr>
        <w:pStyle w:val="ListParagraph"/>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chooses a car to fix and notifies the system.</w:t>
      </w:r>
    </w:p>
    <w:p w:rsidR="000018CB" w:rsidRPr="008F2129" w:rsidRDefault="000018CB" w:rsidP="00CE7C07">
      <w:pPr>
        <w:pStyle w:val="ListParagraph"/>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sets the status of the car as assigned.</w:t>
      </w:r>
    </w:p>
    <w:p w:rsidR="000018CB" w:rsidRPr="008F2129" w:rsidRDefault="000018CB" w:rsidP="00CE7C07">
      <w:pPr>
        <w:pStyle w:val="ListParagraph"/>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reaches the car and fixes it.</w:t>
      </w:r>
    </w:p>
    <w:p w:rsidR="000018CB" w:rsidRPr="008F2129" w:rsidRDefault="000018CB" w:rsidP="00CE7C07">
      <w:pPr>
        <w:pStyle w:val="ListParagraph"/>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operator notifies the system that the maintenance has finished.</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B332C4"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car is marked as available by the system.</w:t>
      </w:r>
    </w:p>
    <w:p w:rsidR="00030866" w:rsidRPr="008F2129" w:rsidRDefault="00030866" w:rsidP="00CE7C07">
      <w:pPr>
        <w:spacing w:after="120"/>
        <w:ind w:left="0" w:right="0" w:firstLine="0"/>
        <w:rPr>
          <w:rFonts w:asciiTheme="minorHAnsi" w:hAnsiTheme="minorHAnsi" w:cstheme="minorHAnsi"/>
          <w:sz w:val="22"/>
          <w:szCs w:val="20"/>
          <w:lang w:val="en-GB"/>
        </w:rPr>
      </w:pPr>
    </w:p>
    <w:p w:rsidR="00607C92" w:rsidRPr="008F2129" w:rsidRDefault="00607C92" w:rsidP="00CE7C07">
      <w:pPr>
        <w:pStyle w:val="ListParagraph"/>
        <w:keepNext/>
        <w:keepLines/>
        <w:numPr>
          <w:ilvl w:val="0"/>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80" w:name="_Toc466843521"/>
      <w:bookmarkStart w:id="81" w:name="_Toc466843718"/>
      <w:bookmarkStart w:id="82" w:name="_Toc474227097"/>
      <w:bookmarkStart w:id="83" w:name="_Toc474229493"/>
      <w:bookmarkEnd w:id="80"/>
      <w:bookmarkEnd w:id="81"/>
      <w:bookmarkEnd w:id="82"/>
      <w:bookmarkEnd w:id="83"/>
    </w:p>
    <w:p w:rsidR="00607C92" w:rsidRPr="008F2129" w:rsidRDefault="00607C92" w:rsidP="00CE7C07">
      <w:pPr>
        <w:pStyle w:val="ListParagraph"/>
        <w:keepNext/>
        <w:keepLines/>
        <w:numPr>
          <w:ilvl w:val="0"/>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84" w:name="_Toc466843522"/>
      <w:bookmarkStart w:id="85" w:name="_Toc466843719"/>
      <w:bookmarkStart w:id="86" w:name="_Toc474227098"/>
      <w:bookmarkStart w:id="87" w:name="_Toc474229494"/>
      <w:bookmarkEnd w:id="84"/>
      <w:bookmarkEnd w:id="85"/>
      <w:bookmarkEnd w:id="86"/>
      <w:bookmarkEnd w:id="87"/>
    </w:p>
    <w:p w:rsidR="00607C92" w:rsidRPr="008F2129" w:rsidRDefault="00607C92" w:rsidP="00CE7C07">
      <w:pPr>
        <w:pStyle w:val="ListParagraph"/>
        <w:keepNext/>
        <w:keepLines/>
        <w:numPr>
          <w:ilvl w:val="0"/>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88" w:name="_Toc466843523"/>
      <w:bookmarkStart w:id="89" w:name="_Toc466843720"/>
      <w:bookmarkStart w:id="90" w:name="_Toc474227099"/>
      <w:bookmarkStart w:id="91" w:name="_Toc474229495"/>
      <w:bookmarkEnd w:id="88"/>
      <w:bookmarkEnd w:id="89"/>
      <w:bookmarkEnd w:id="90"/>
      <w:bookmarkEnd w:id="91"/>
    </w:p>
    <w:p w:rsidR="00607C92" w:rsidRPr="008F2129" w:rsidRDefault="00607C92" w:rsidP="00CE7C07">
      <w:pPr>
        <w:pStyle w:val="ListParagraph"/>
        <w:keepNext/>
        <w:keepLines/>
        <w:numPr>
          <w:ilvl w:val="1"/>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92" w:name="_Toc466843524"/>
      <w:bookmarkStart w:id="93" w:name="_Toc466843721"/>
      <w:bookmarkStart w:id="94" w:name="_Toc474227100"/>
      <w:bookmarkStart w:id="95" w:name="_Toc474229496"/>
      <w:bookmarkEnd w:id="92"/>
      <w:bookmarkEnd w:id="93"/>
      <w:bookmarkEnd w:id="94"/>
      <w:bookmarkEnd w:id="95"/>
    </w:p>
    <w:p w:rsidR="00607C92" w:rsidRPr="008F2129" w:rsidRDefault="00607C92" w:rsidP="00CE7C07">
      <w:pPr>
        <w:pStyle w:val="ListParagraph"/>
        <w:keepNext/>
        <w:keepLines/>
        <w:numPr>
          <w:ilvl w:val="2"/>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96" w:name="_Toc466843525"/>
      <w:bookmarkStart w:id="97" w:name="_Toc466843722"/>
      <w:bookmarkStart w:id="98" w:name="_Toc474227101"/>
      <w:bookmarkStart w:id="99" w:name="_Toc474229497"/>
      <w:bookmarkEnd w:id="96"/>
      <w:bookmarkEnd w:id="97"/>
      <w:bookmarkEnd w:id="98"/>
      <w:bookmarkEnd w:id="99"/>
    </w:p>
    <w:p w:rsidR="00B332C4" w:rsidRPr="008F2129" w:rsidRDefault="00B332C4" w:rsidP="00CE7C07">
      <w:pPr>
        <w:pStyle w:val="Heading3"/>
        <w:numPr>
          <w:ilvl w:val="2"/>
          <w:numId w:val="6"/>
        </w:numPr>
        <w:ind w:left="426" w:right="0" w:hanging="426"/>
        <w:rPr>
          <w:rFonts w:asciiTheme="minorHAnsi" w:hAnsiTheme="minorHAnsi" w:cstheme="minorHAnsi"/>
          <w:b/>
          <w:color w:val="000000" w:themeColor="text1"/>
          <w:highlight w:val="yellow"/>
          <w:lang w:val="en-GB"/>
        </w:rPr>
      </w:pPr>
      <w:bookmarkStart w:id="100" w:name="_Toc474229498"/>
      <w:r w:rsidRPr="008F2129">
        <w:rPr>
          <w:rFonts w:asciiTheme="minorHAnsi" w:hAnsiTheme="minorHAnsi" w:cstheme="minorHAnsi"/>
          <w:b/>
          <w:color w:val="000000" w:themeColor="text1"/>
          <w:highlight w:val="yellow"/>
          <w:lang w:val="en-GB"/>
        </w:rPr>
        <w:t>Class Diagram</w:t>
      </w:r>
      <w:bookmarkEnd w:id="100"/>
    </w:p>
    <w:p w:rsidR="00182B85" w:rsidRPr="008F2129" w:rsidRDefault="00030866" w:rsidP="00395C69">
      <w:pPr>
        <w:spacing w:after="120"/>
        <w:ind w:left="0" w:right="0" w:firstLine="0"/>
        <w:rPr>
          <w:rFonts w:asciiTheme="minorHAnsi" w:hAnsiTheme="minorHAnsi" w:cstheme="minorHAnsi"/>
          <w:sz w:val="22"/>
          <w:szCs w:val="20"/>
          <w:lang w:val="en-GB"/>
        </w:rPr>
      </w:pPr>
      <w:r w:rsidRPr="008F2129">
        <w:rPr>
          <w:rFonts w:asciiTheme="minorHAnsi" w:hAnsiTheme="minorHAnsi" w:cstheme="minorHAnsi"/>
          <w:noProof/>
          <w:sz w:val="22"/>
          <w:szCs w:val="20"/>
        </w:rPr>
        <w:drawing>
          <wp:inline distT="0" distB="0" distL="0" distR="0">
            <wp:extent cx="5953125" cy="4269373"/>
            <wp:effectExtent l="0" t="0" r="0" b="0"/>
            <wp:docPr id="1102" name="Immagin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class_diagram_v1.png"/>
                    <pic:cNvPicPr/>
                  </pic:nvPicPr>
                  <pic:blipFill>
                    <a:blip r:embed="rId10">
                      <a:extLst>
                        <a:ext uri="{28A0092B-C50C-407E-A947-70E740481C1C}">
                          <a14:useLocalDpi xmlns:a14="http://schemas.microsoft.com/office/drawing/2010/main" val="0"/>
                        </a:ext>
                      </a:extLst>
                    </a:blip>
                    <a:stretch>
                      <a:fillRect/>
                    </a:stretch>
                  </pic:blipFill>
                  <pic:spPr>
                    <a:xfrm>
                      <a:off x="0" y="0"/>
                      <a:ext cx="5953125" cy="4269373"/>
                    </a:xfrm>
                    <a:prstGeom prst="rect">
                      <a:avLst/>
                    </a:prstGeom>
                  </pic:spPr>
                </pic:pic>
              </a:graphicData>
            </a:graphic>
          </wp:inline>
        </w:drawing>
      </w:r>
    </w:p>
    <w:p w:rsidR="00D872EC" w:rsidRPr="008F2129" w:rsidRDefault="00D872EC" w:rsidP="00395C69">
      <w:pPr>
        <w:spacing w:after="120"/>
        <w:ind w:left="0" w:right="0" w:firstLine="0"/>
        <w:rPr>
          <w:rFonts w:asciiTheme="minorHAnsi" w:hAnsiTheme="minorHAnsi" w:cstheme="minorHAnsi"/>
          <w:sz w:val="22"/>
          <w:szCs w:val="20"/>
          <w:lang w:val="en-GB"/>
        </w:rPr>
      </w:pPr>
    </w:p>
    <w:p w:rsidR="00747232" w:rsidRPr="008F2129" w:rsidRDefault="00B332C4" w:rsidP="0086078A">
      <w:pPr>
        <w:pStyle w:val="Heading3"/>
        <w:numPr>
          <w:ilvl w:val="2"/>
          <w:numId w:val="6"/>
        </w:numPr>
        <w:ind w:left="426" w:right="0" w:hanging="426"/>
        <w:rPr>
          <w:rFonts w:asciiTheme="minorHAnsi" w:hAnsiTheme="minorHAnsi" w:cstheme="minorHAnsi"/>
          <w:b/>
          <w:color w:val="000000" w:themeColor="text1"/>
          <w:lang w:val="en-GB"/>
        </w:rPr>
      </w:pPr>
      <w:bookmarkStart w:id="101" w:name="_Toc474229499"/>
      <w:r w:rsidRPr="008F2129">
        <w:rPr>
          <w:rFonts w:asciiTheme="minorHAnsi" w:hAnsiTheme="minorHAnsi" w:cstheme="minorHAnsi"/>
          <w:b/>
          <w:color w:val="000000" w:themeColor="text1"/>
          <w:lang w:val="en-GB"/>
        </w:rPr>
        <w:t>Sequence Diagram</w:t>
      </w:r>
      <w:bookmarkEnd w:id="101"/>
    </w:p>
    <w:p w:rsidR="005A207D" w:rsidRPr="008F2129" w:rsidRDefault="005A207D" w:rsidP="00395C69">
      <w:pPr>
        <w:ind w:left="0" w:right="0" w:firstLine="0"/>
        <w:rPr>
          <w:lang w:val="en-GB"/>
        </w:rPr>
      </w:pPr>
    </w:p>
    <w:p w:rsidR="00747232" w:rsidRPr="008F2129" w:rsidRDefault="00747232" w:rsidP="00395C69">
      <w:pPr>
        <w:ind w:left="0" w:right="0" w:firstLine="0"/>
        <w:rPr>
          <w:b/>
          <w:sz w:val="22"/>
          <w:lang w:val="en-GB"/>
        </w:rPr>
      </w:pPr>
      <w:r w:rsidRPr="008F2129">
        <w:rPr>
          <w:b/>
          <w:sz w:val="22"/>
          <w:lang w:val="en-GB"/>
        </w:rPr>
        <w:t>Start of the use of the car</w:t>
      </w:r>
    </w:p>
    <w:p w:rsidR="00747232" w:rsidRPr="008F2129" w:rsidRDefault="00607C92" w:rsidP="00395C69">
      <w:pPr>
        <w:ind w:left="0" w:right="0" w:firstLine="0"/>
        <w:rPr>
          <w:sz w:val="22"/>
          <w:lang w:val="en-GB"/>
        </w:rPr>
      </w:pPr>
      <w:r w:rsidRPr="008F2129">
        <w:rPr>
          <w:noProof/>
          <w:sz w:val="22"/>
        </w:rPr>
        <w:lastRenderedPageBreak/>
        <w:drawing>
          <wp:inline distT="0" distB="0" distL="0" distR="0">
            <wp:extent cx="5796915" cy="28924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_start_using_the_car_SD_V1.png"/>
                    <pic:cNvPicPr/>
                  </pic:nvPicPr>
                  <pic:blipFill>
                    <a:blip r:embed="rId11">
                      <a:extLst>
                        <a:ext uri="{28A0092B-C50C-407E-A947-70E740481C1C}">
                          <a14:useLocalDpi xmlns:a14="http://schemas.microsoft.com/office/drawing/2010/main" val="0"/>
                        </a:ext>
                      </a:extLst>
                    </a:blip>
                    <a:stretch>
                      <a:fillRect/>
                    </a:stretch>
                  </pic:blipFill>
                  <pic:spPr>
                    <a:xfrm>
                      <a:off x="0" y="0"/>
                      <a:ext cx="5796915" cy="2892425"/>
                    </a:xfrm>
                    <a:prstGeom prst="rect">
                      <a:avLst/>
                    </a:prstGeom>
                  </pic:spPr>
                </pic:pic>
              </a:graphicData>
            </a:graphic>
          </wp:inline>
        </w:drawing>
      </w:r>
    </w:p>
    <w:p w:rsidR="00747232" w:rsidRPr="008F2129" w:rsidRDefault="00747232" w:rsidP="00395C69">
      <w:pPr>
        <w:spacing w:after="120"/>
        <w:ind w:left="0" w:right="0" w:firstLine="0"/>
        <w:rPr>
          <w:sz w:val="22"/>
          <w:lang w:val="en-GB"/>
        </w:rPr>
      </w:pPr>
    </w:p>
    <w:p w:rsidR="00747232" w:rsidRPr="008F2129" w:rsidRDefault="00747232" w:rsidP="00395C69">
      <w:pPr>
        <w:ind w:left="0" w:right="0" w:firstLine="0"/>
        <w:rPr>
          <w:b/>
          <w:sz w:val="22"/>
          <w:lang w:val="en-GB"/>
        </w:rPr>
      </w:pPr>
      <w:r w:rsidRPr="008F2129">
        <w:rPr>
          <w:b/>
          <w:sz w:val="22"/>
          <w:lang w:val="en-GB"/>
        </w:rPr>
        <w:t>Money charging</w:t>
      </w:r>
    </w:p>
    <w:p w:rsidR="00747232" w:rsidRPr="008F2129" w:rsidRDefault="00747232" w:rsidP="00395C69">
      <w:pPr>
        <w:ind w:left="0" w:right="0" w:firstLine="0"/>
        <w:rPr>
          <w:sz w:val="22"/>
          <w:lang w:val="en-GB"/>
        </w:rPr>
      </w:pPr>
      <w:r w:rsidRPr="008F2129">
        <w:rPr>
          <w:noProof/>
          <w:sz w:val="22"/>
        </w:rPr>
        <w:drawing>
          <wp:inline distT="0" distB="0" distL="0" distR="0" wp14:anchorId="73DA4CBF" wp14:editId="18BF33F3">
            <wp:extent cx="5796915" cy="29330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ey_Charging_SD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6915" cy="2933065"/>
                    </a:xfrm>
                    <a:prstGeom prst="rect">
                      <a:avLst/>
                    </a:prstGeom>
                  </pic:spPr>
                </pic:pic>
              </a:graphicData>
            </a:graphic>
          </wp:inline>
        </w:drawing>
      </w:r>
    </w:p>
    <w:p w:rsidR="00747232" w:rsidRPr="008F2129" w:rsidRDefault="00747232" w:rsidP="00395C69">
      <w:pPr>
        <w:spacing w:after="120"/>
        <w:ind w:left="0" w:right="0" w:firstLine="0"/>
        <w:rPr>
          <w:sz w:val="22"/>
          <w:lang w:val="en-GB"/>
        </w:rPr>
      </w:pPr>
    </w:p>
    <w:p w:rsidR="00B332C4" w:rsidRPr="008F2129" w:rsidRDefault="00B332C4" w:rsidP="0086078A">
      <w:pPr>
        <w:pStyle w:val="Heading3"/>
        <w:numPr>
          <w:ilvl w:val="2"/>
          <w:numId w:val="6"/>
        </w:numPr>
        <w:ind w:left="426" w:right="0" w:hanging="426"/>
        <w:rPr>
          <w:rFonts w:asciiTheme="minorHAnsi" w:hAnsiTheme="minorHAnsi" w:cstheme="minorHAnsi"/>
          <w:b/>
          <w:color w:val="000000" w:themeColor="text1"/>
          <w:lang w:val="en-GB"/>
        </w:rPr>
      </w:pPr>
      <w:bookmarkStart w:id="102" w:name="_Toc474229500"/>
      <w:r w:rsidRPr="008F2129">
        <w:rPr>
          <w:rFonts w:asciiTheme="minorHAnsi" w:hAnsiTheme="minorHAnsi" w:cstheme="minorHAnsi"/>
          <w:b/>
          <w:color w:val="000000" w:themeColor="text1"/>
          <w:lang w:val="en-GB"/>
        </w:rPr>
        <w:lastRenderedPageBreak/>
        <w:t>Activity Diagram</w:t>
      </w:r>
      <w:bookmarkEnd w:id="102"/>
    </w:p>
    <w:p w:rsidR="00B332C4" w:rsidRPr="008F2129" w:rsidRDefault="00FB41F7" w:rsidP="00395C69">
      <w:pPr>
        <w:ind w:left="0" w:right="0" w:firstLine="0"/>
        <w:rPr>
          <w:sz w:val="22"/>
          <w:lang w:val="en-GB"/>
        </w:rPr>
      </w:pPr>
      <w:r w:rsidRPr="008F2129">
        <w:rPr>
          <w:noProof/>
          <w:sz w:val="22"/>
        </w:rPr>
        <w:drawing>
          <wp:inline distT="0" distB="0" distL="0" distR="0">
            <wp:extent cx="2408419" cy="6753225"/>
            <wp:effectExtent l="0" t="0" r="0" b="0"/>
            <wp:docPr id="1106" name="Immagin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ActivityDiagram_v1.png"/>
                    <pic:cNvPicPr/>
                  </pic:nvPicPr>
                  <pic:blipFill>
                    <a:blip r:embed="rId13">
                      <a:extLst>
                        <a:ext uri="{28A0092B-C50C-407E-A947-70E740481C1C}">
                          <a14:useLocalDpi xmlns:a14="http://schemas.microsoft.com/office/drawing/2010/main" val="0"/>
                        </a:ext>
                      </a:extLst>
                    </a:blip>
                    <a:stretch>
                      <a:fillRect/>
                    </a:stretch>
                  </pic:blipFill>
                  <pic:spPr>
                    <a:xfrm>
                      <a:off x="0" y="0"/>
                      <a:ext cx="2412479" cy="6764609"/>
                    </a:xfrm>
                    <a:prstGeom prst="rect">
                      <a:avLst/>
                    </a:prstGeom>
                  </pic:spPr>
                </pic:pic>
              </a:graphicData>
            </a:graphic>
          </wp:inline>
        </w:drawing>
      </w:r>
    </w:p>
    <w:p w:rsidR="00B332C4" w:rsidRPr="008F2129" w:rsidRDefault="00B332C4" w:rsidP="00395C69">
      <w:pPr>
        <w:spacing w:after="120"/>
        <w:ind w:left="0" w:right="0" w:firstLine="0"/>
        <w:rPr>
          <w:sz w:val="22"/>
          <w:lang w:val="en-GB"/>
        </w:rPr>
      </w:pPr>
    </w:p>
    <w:p w:rsidR="00B332C4" w:rsidRPr="008F2129" w:rsidRDefault="00B332C4" w:rsidP="0086078A">
      <w:pPr>
        <w:pStyle w:val="Heading3"/>
        <w:numPr>
          <w:ilvl w:val="2"/>
          <w:numId w:val="6"/>
        </w:numPr>
        <w:ind w:left="426" w:right="0" w:hanging="426"/>
        <w:rPr>
          <w:rFonts w:asciiTheme="minorHAnsi" w:hAnsiTheme="minorHAnsi" w:cstheme="minorHAnsi"/>
          <w:b/>
          <w:color w:val="000000" w:themeColor="text1"/>
          <w:lang w:val="en-GB"/>
        </w:rPr>
      </w:pPr>
      <w:bookmarkStart w:id="103" w:name="_Toc474229501"/>
      <w:r w:rsidRPr="008F2129">
        <w:rPr>
          <w:rFonts w:asciiTheme="minorHAnsi" w:hAnsiTheme="minorHAnsi" w:cstheme="minorHAnsi"/>
          <w:b/>
          <w:color w:val="000000" w:themeColor="text1"/>
          <w:lang w:val="en-GB"/>
        </w:rPr>
        <w:lastRenderedPageBreak/>
        <w:t>State Diagram</w:t>
      </w:r>
      <w:bookmarkEnd w:id="103"/>
    </w:p>
    <w:p w:rsidR="00182B85" w:rsidRPr="008F2129" w:rsidRDefault="00182B85" w:rsidP="00395C69">
      <w:pPr>
        <w:ind w:left="0" w:right="0" w:firstLine="0"/>
        <w:rPr>
          <w:b/>
          <w:sz w:val="22"/>
          <w:lang w:val="en-GB"/>
        </w:rPr>
      </w:pPr>
    </w:p>
    <w:p w:rsidR="00B332C4" w:rsidRPr="008F2129" w:rsidRDefault="00B332C4" w:rsidP="00395C69">
      <w:pPr>
        <w:ind w:left="0" w:right="0" w:firstLine="0"/>
        <w:rPr>
          <w:b/>
          <w:sz w:val="22"/>
          <w:lang w:val="en-GB"/>
        </w:rPr>
      </w:pPr>
      <w:r w:rsidRPr="008F2129">
        <w:rPr>
          <w:b/>
          <w:sz w:val="22"/>
          <w:lang w:val="en-GB"/>
        </w:rPr>
        <w:t>Car States</w:t>
      </w:r>
    </w:p>
    <w:p w:rsidR="00B332C4" w:rsidRPr="008F2129" w:rsidRDefault="00747232" w:rsidP="00395C69">
      <w:pPr>
        <w:ind w:left="0" w:right="0" w:firstLine="0"/>
        <w:rPr>
          <w:b/>
          <w:sz w:val="22"/>
          <w:lang w:val="en-GB"/>
        </w:rPr>
      </w:pPr>
      <w:r w:rsidRPr="008F2129">
        <w:rPr>
          <w:b/>
          <w:noProof/>
          <w:sz w:val="22"/>
        </w:rPr>
        <w:drawing>
          <wp:inline distT="0" distB="0" distL="0" distR="0">
            <wp:extent cx="5796915" cy="27070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_states_changing_diagrv1.png"/>
                    <pic:cNvPicPr/>
                  </pic:nvPicPr>
                  <pic:blipFill>
                    <a:blip r:embed="rId14">
                      <a:extLst>
                        <a:ext uri="{28A0092B-C50C-407E-A947-70E740481C1C}">
                          <a14:useLocalDpi xmlns:a14="http://schemas.microsoft.com/office/drawing/2010/main" val="0"/>
                        </a:ext>
                      </a:extLst>
                    </a:blip>
                    <a:stretch>
                      <a:fillRect/>
                    </a:stretch>
                  </pic:blipFill>
                  <pic:spPr>
                    <a:xfrm>
                      <a:off x="0" y="0"/>
                      <a:ext cx="5796915" cy="2707005"/>
                    </a:xfrm>
                    <a:prstGeom prst="rect">
                      <a:avLst/>
                    </a:prstGeom>
                  </pic:spPr>
                </pic:pic>
              </a:graphicData>
            </a:graphic>
          </wp:inline>
        </w:drawing>
      </w:r>
    </w:p>
    <w:p w:rsidR="00747232" w:rsidRPr="008F2129" w:rsidRDefault="00747232" w:rsidP="00395C69">
      <w:pPr>
        <w:ind w:left="0" w:right="0" w:firstLine="0"/>
        <w:rPr>
          <w:b/>
          <w:sz w:val="22"/>
          <w:lang w:val="en-GB"/>
        </w:rPr>
      </w:pPr>
    </w:p>
    <w:p w:rsidR="00B332C4" w:rsidRPr="008F2129" w:rsidRDefault="00B332C4" w:rsidP="00395C69">
      <w:pPr>
        <w:ind w:left="0" w:right="0" w:firstLine="0"/>
        <w:rPr>
          <w:b/>
          <w:sz w:val="22"/>
          <w:lang w:val="en-GB"/>
        </w:rPr>
      </w:pPr>
      <w:r w:rsidRPr="008F2129">
        <w:rPr>
          <w:b/>
          <w:sz w:val="22"/>
          <w:lang w:val="en-GB"/>
        </w:rPr>
        <w:t>User States</w:t>
      </w:r>
    </w:p>
    <w:p w:rsidR="00B332C4" w:rsidRPr="008F2129" w:rsidRDefault="00747232" w:rsidP="00395C69">
      <w:pPr>
        <w:ind w:left="0" w:right="0" w:firstLine="0"/>
        <w:rPr>
          <w:sz w:val="22"/>
          <w:lang w:val="en-GB"/>
        </w:rPr>
      </w:pPr>
      <w:r w:rsidRPr="008F2129">
        <w:rPr>
          <w:noProof/>
          <w:sz w:val="22"/>
        </w:rPr>
        <w:drawing>
          <wp:inline distT="0" distB="0" distL="0" distR="0">
            <wp:extent cx="5796915" cy="115443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permissions_states_diagrV1.png"/>
                    <pic:cNvPicPr/>
                  </pic:nvPicPr>
                  <pic:blipFill>
                    <a:blip r:embed="rId15">
                      <a:extLst>
                        <a:ext uri="{28A0092B-C50C-407E-A947-70E740481C1C}">
                          <a14:useLocalDpi xmlns:a14="http://schemas.microsoft.com/office/drawing/2010/main" val="0"/>
                        </a:ext>
                      </a:extLst>
                    </a:blip>
                    <a:stretch>
                      <a:fillRect/>
                    </a:stretch>
                  </pic:blipFill>
                  <pic:spPr>
                    <a:xfrm>
                      <a:off x="0" y="0"/>
                      <a:ext cx="5796915" cy="1154430"/>
                    </a:xfrm>
                    <a:prstGeom prst="rect">
                      <a:avLst/>
                    </a:prstGeom>
                  </pic:spPr>
                </pic:pic>
              </a:graphicData>
            </a:graphic>
          </wp:inline>
        </w:drawing>
      </w:r>
    </w:p>
    <w:p w:rsidR="00747232" w:rsidRPr="008F2129" w:rsidRDefault="00747232" w:rsidP="00395C69">
      <w:pPr>
        <w:spacing w:after="120"/>
        <w:ind w:left="0" w:right="0" w:firstLine="0"/>
        <w:rPr>
          <w:sz w:val="22"/>
          <w:lang w:val="en-GB"/>
        </w:rPr>
      </w:pPr>
    </w:p>
    <w:p w:rsidR="00B332C4" w:rsidRPr="008F2129" w:rsidRDefault="00182B85" w:rsidP="00CE7C07">
      <w:pPr>
        <w:pStyle w:val="Heading2"/>
        <w:numPr>
          <w:ilvl w:val="1"/>
          <w:numId w:val="2"/>
        </w:numPr>
        <w:ind w:left="426" w:hanging="426"/>
        <w:jc w:val="both"/>
        <w:rPr>
          <w:rFonts w:asciiTheme="minorHAnsi" w:hAnsiTheme="minorHAnsi" w:cstheme="minorHAnsi"/>
          <w:sz w:val="28"/>
          <w:szCs w:val="20"/>
          <w:highlight w:val="yellow"/>
          <w:lang w:val="en-GB"/>
        </w:rPr>
      </w:pPr>
      <w:r w:rsidRPr="008F2129">
        <w:rPr>
          <w:rFonts w:asciiTheme="minorHAnsi" w:hAnsiTheme="minorHAnsi" w:cstheme="minorHAnsi"/>
          <w:sz w:val="28"/>
          <w:szCs w:val="20"/>
          <w:lang w:val="en-GB"/>
        </w:rPr>
        <w:lastRenderedPageBreak/>
        <w:t xml:space="preserve"> </w:t>
      </w:r>
      <w:bookmarkStart w:id="104" w:name="_Toc474229502"/>
      <w:r w:rsidR="00607C92" w:rsidRPr="008F2129">
        <w:rPr>
          <w:rFonts w:asciiTheme="minorHAnsi" w:hAnsiTheme="minorHAnsi" w:cstheme="minorHAnsi"/>
          <w:sz w:val="28"/>
          <w:szCs w:val="20"/>
          <w:highlight w:val="yellow"/>
          <w:lang w:val="en-GB"/>
        </w:rPr>
        <w:t>Proposed System</w:t>
      </w:r>
      <w:bookmarkEnd w:id="104"/>
    </w:p>
    <w:p w:rsidR="00607C92" w:rsidRPr="008F2129" w:rsidRDefault="0033247F" w:rsidP="00CE7C07">
      <w:pPr>
        <w:ind w:left="0" w:right="0" w:firstLine="0"/>
        <w:rPr>
          <w:sz w:val="22"/>
          <w:lang w:val="en-GB"/>
        </w:rPr>
      </w:pPr>
      <w:r>
        <w:rPr>
          <w:noProof/>
          <w:sz w:val="22"/>
        </w:rPr>
        <w:drawing>
          <wp:inline distT="0" distB="0" distL="0" distR="0">
            <wp:extent cx="4506310" cy="43338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diagram_v2.png"/>
                    <pic:cNvPicPr/>
                  </pic:nvPicPr>
                  <pic:blipFill rotWithShape="1">
                    <a:blip r:embed="rId16">
                      <a:extLst>
                        <a:ext uri="{28A0092B-C50C-407E-A947-70E740481C1C}">
                          <a14:useLocalDpi xmlns:a14="http://schemas.microsoft.com/office/drawing/2010/main" val="0"/>
                        </a:ext>
                      </a:extLst>
                    </a:blip>
                    <a:srcRect l="8411" t="19328" r="9154" b="24621"/>
                    <a:stretch/>
                  </pic:blipFill>
                  <pic:spPr bwMode="auto">
                    <a:xfrm>
                      <a:off x="0" y="0"/>
                      <a:ext cx="4518322" cy="4345427"/>
                    </a:xfrm>
                    <a:prstGeom prst="rect">
                      <a:avLst/>
                    </a:prstGeom>
                    <a:ln>
                      <a:noFill/>
                    </a:ln>
                    <a:extLst>
                      <a:ext uri="{53640926-AAD7-44D8-BBD7-CCE9431645EC}">
                        <a14:shadowObscured xmlns:a14="http://schemas.microsoft.com/office/drawing/2010/main"/>
                      </a:ext>
                    </a:extLst>
                  </pic:spPr>
                </pic:pic>
              </a:graphicData>
            </a:graphic>
          </wp:inline>
        </w:drawing>
      </w:r>
    </w:p>
    <w:p w:rsidR="00B57B64" w:rsidRPr="0033247F" w:rsidRDefault="00B57B64" w:rsidP="00CE7C07">
      <w:pPr>
        <w:ind w:left="0" w:right="0" w:firstLine="0"/>
        <w:rPr>
          <w:sz w:val="22"/>
          <w:highlight w:val="green"/>
          <w:lang w:val="en-GB"/>
        </w:rPr>
      </w:pPr>
      <w:r w:rsidRPr="0033247F">
        <w:rPr>
          <w:sz w:val="22"/>
          <w:highlight w:val="green"/>
          <w:lang w:val="en-GB"/>
        </w:rPr>
        <w:t xml:space="preserve">Users and Operators interact with PowerEnjoy System </w:t>
      </w:r>
      <w:r w:rsidR="009436B8" w:rsidRPr="0033247F">
        <w:rPr>
          <w:sz w:val="22"/>
          <w:highlight w:val="green"/>
          <w:lang w:val="en-GB"/>
        </w:rPr>
        <w:t>through</w:t>
      </w:r>
      <w:r w:rsidRPr="0033247F">
        <w:rPr>
          <w:sz w:val="22"/>
          <w:highlight w:val="green"/>
          <w:lang w:val="en-GB"/>
        </w:rPr>
        <w:t xml:space="preserve"> a mobile application on their smartphones. The PowerEnjoy Central system runs on a </w:t>
      </w:r>
      <w:proofErr w:type="spellStart"/>
      <w:r w:rsidRPr="0033247F">
        <w:rPr>
          <w:sz w:val="22"/>
          <w:highlight w:val="green"/>
          <w:lang w:val="en-GB"/>
        </w:rPr>
        <w:t>WebServer</w:t>
      </w:r>
      <w:proofErr w:type="spellEnd"/>
      <w:r w:rsidRPr="0033247F">
        <w:rPr>
          <w:sz w:val="22"/>
          <w:highlight w:val="green"/>
          <w:lang w:val="en-GB"/>
        </w:rPr>
        <w:t xml:space="preserve"> and interacts with the users and </w:t>
      </w:r>
      <w:r w:rsidR="009436B8" w:rsidRPr="0033247F">
        <w:rPr>
          <w:sz w:val="22"/>
          <w:highlight w:val="green"/>
          <w:lang w:val="en-GB"/>
        </w:rPr>
        <w:t>operators’</w:t>
      </w:r>
      <w:r w:rsidR="0033247F" w:rsidRPr="0033247F">
        <w:rPr>
          <w:sz w:val="22"/>
          <w:highlight w:val="green"/>
          <w:lang w:val="en-GB"/>
        </w:rPr>
        <w:t xml:space="preserve"> applications, </w:t>
      </w:r>
      <w:r w:rsidRPr="0033247F">
        <w:rPr>
          <w:sz w:val="22"/>
          <w:highlight w:val="green"/>
          <w:lang w:val="en-GB"/>
        </w:rPr>
        <w:t>with</w:t>
      </w:r>
      <w:r w:rsidR="0033247F" w:rsidRPr="0033247F">
        <w:rPr>
          <w:sz w:val="22"/>
          <w:highlight w:val="green"/>
          <w:lang w:val="en-GB"/>
        </w:rPr>
        <w:t xml:space="preserve"> a </w:t>
      </w:r>
      <w:proofErr w:type="spellStart"/>
      <w:r w:rsidR="0033247F" w:rsidRPr="0033247F">
        <w:rPr>
          <w:sz w:val="22"/>
          <w:highlight w:val="green"/>
          <w:lang w:val="en-GB"/>
        </w:rPr>
        <w:t>DataSystem</w:t>
      </w:r>
      <w:proofErr w:type="spellEnd"/>
      <w:r w:rsidR="0033247F" w:rsidRPr="0033247F">
        <w:rPr>
          <w:sz w:val="22"/>
          <w:highlight w:val="green"/>
          <w:lang w:val="en-GB"/>
        </w:rPr>
        <w:t xml:space="preserve"> for accessing to cars and power plug information, and with an external Payment System for requesting a payment by the user. </w:t>
      </w:r>
      <w:r w:rsidRPr="0033247F">
        <w:rPr>
          <w:sz w:val="22"/>
          <w:highlight w:val="green"/>
          <w:lang w:val="en-GB"/>
        </w:rPr>
        <w:t xml:space="preserve">The </w:t>
      </w:r>
      <w:proofErr w:type="spellStart"/>
      <w:r w:rsidRPr="0033247F">
        <w:rPr>
          <w:sz w:val="22"/>
          <w:highlight w:val="green"/>
          <w:lang w:val="en-GB"/>
        </w:rPr>
        <w:t>PowerEnjoy</w:t>
      </w:r>
      <w:proofErr w:type="spellEnd"/>
      <w:r w:rsidRPr="0033247F">
        <w:rPr>
          <w:sz w:val="22"/>
          <w:highlight w:val="green"/>
          <w:lang w:val="en-GB"/>
        </w:rPr>
        <w:t xml:space="preserve"> Central System also queries a database for checking </w:t>
      </w:r>
      <w:r w:rsidR="009436B8" w:rsidRPr="0033247F">
        <w:rPr>
          <w:sz w:val="22"/>
          <w:highlight w:val="green"/>
          <w:lang w:val="en-GB"/>
        </w:rPr>
        <w:t>users’</w:t>
      </w:r>
      <w:r w:rsidRPr="0033247F">
        <w:rPr>
          <w:sz w:val="22"/>
          <w:highlight w:val="green"/>
          <w:lang w:val="en-GB"/>
        </w:rPr>
        <w:t xml:space="preserve"> credentials.</w:t>
      </w:r>
    </w:p>
    <w:p w:rsidR="00A14F72" w:rsidRPr="008F2129" w:rsidRDefault="00A14F72" w:rsidP="00CE7C07">
      <w:pPr>
        <w:ind w:left="0" w:right="0" w:firstLine="0"/>
        <w:rPr>
          <w:sz w:val="22"/>
          <w:lang w:val="en-GB"/>
        </w:rPr>
      </w:pPr>
    </w:p>
    <w:p w:rsidR="00B332C4" w:rsidRPr="008F2129" w:rsidRDefault="00B332C4" w:rsidP="00CE7C07">
      <w:pPr>
        <w:ind w:left="0" w:right="0" w:firstLine="0"/>
        <w:rPr>
          <w:sz w:val="24"/>
          <w:lang w:val="en-GB"/>
        </w:rPr>
      </w:pPr>
    </w:p>
    <w:p w:rsidR="00607C92" w:rsidRPr="008F2129" w:rsidRDefault="00182B85" w:rsidP="00CE7C07">
      <w:pPr>
        <w:pStyle w:val="Heading2"/>
        <w:numPr>
          <w:ilvl w:val="1"/>
          <w:numId w:val="2"/>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105" w:name="_Toc474229503"/>
      <w:r w:rsidR="0086078A" w:rsidRPr="008F2129">
        <w:rPr>
          <w:rFonts w:asciiTheme="minorHAnsi" w:hAnsiTheme="minorHAnsi" w:cstheme="minorHAnsi"/>
          <w:sz w:val="28"/>
          <w:szCs w:val="20"/>
          <w:lang w:val="en-GB"/>
        </w:rPr>
        <w:t>Non-Functional</w:t>
      </w:r>
      <w:r w:rsidR="00607C92" w:rsidRPr="008F2129">
        <w:rPr>
          <w:rFonts w:asciiTheme="minorHAnsi" w:hAnsiTheme="minorHAnsi" w:cstheme="minorHAnsi"/>
          <w:sz w:val="28"/>
          <w:szCs w:val="20"/>
          <w:lang w:val="en-GB"/>
        </w:rPr>
        <w:t xml:space="preserve"> Requirements</w:t>
      </w:r>
      <w:bookmarkEnd w:id="105"/>
    </w:p>
    <w:p w:rsidR="00D85F0E" w:rsidRPr="008F2129" w:rsidRDefault="00D85F0E" w:rsidP="00CE7C07">
      <w:pPr>
        <w:pStyle w:val="Heading3"/>
        <w:numPr>
          <w:ilvl w:val="2"/>
          <w:numId w:val="2"/>
        </w:numPr>
        <w:ind w:left="426" w:right="0" w:hanging="426"/>
        <w:rPr>
          <w:rFonts w:asciiTheme="minorHAnsi" w:hAnsiTheme="minorHAnsi" w:cstheme="minorHAnsi"/>
          <w:b/>
          <w:color w:val="000000" w:themeColor="text1"/>
          <w:lang w:val="en-GB"/>
        </w:rPr>
      </w:pPr>
      <w:bookmarkStart w:id="106" w:name="_Toc474229504"/>
      <w:r w:rsidRPr="008F2129">
        <w:rPr>
          <w:rFonts w:asciiTheme="minorHAnsi" w:hAnsiTheme="minorHAnsi" w:cstheme="minorHAnsi"/>
          <w:b/>
          <w:color w:val="000000" w:themeColor="text1"/>
          <w:lang w:val="en-GB"/>
        </w:rPr>
        <w:t>Interfaces</w:t>
      </w:r>
      <w:bookmarkEnd w:id="106"/>
    </w:p>
    <w:p w:rsidR="00FB41F7" w:rsidRPr="008F2129" w:rsidRDefault="00FB41F7" w:rsidP="00CE7C07">
      <w:pPr>
        <w:ind w:left="0" w:right="0" w:firstLine="0"/>
        <w:rPr>
          <w:lang w:val="en-GB"/>
        </w:rPr>
      </w:pPr>
    </w:p>
    <w:p w:rsidR="00607C92" w:rsidRPr="008F2129" w:rsidRDefault="00607C92" w:rsidP="00CE7C07">
      <w:pPr>
        <w:spacing w:after="120"/>
        <w:ind w:left="0" w:right="0" w:firstLine="0"/>
        <w:rPr>
          <w:b/>
          <w:sz w:val="22"/>
          <w:lang w:val="en-GB"/>
        </w:rPr>
      </w:pPr>
      <w:r w:rsidRPr="008F2129">
        <w:rPr>
          <w:b/>
          <w:sz w:val="22"/>
          <w:lang w:val="en-GB"/>
        </w:rPr>
        <w:t>User Interfaces</w:t>
      </w:r>
    </w:p>
    <w:p w:rsidR="00FB41F7" w:rsidRPr="008F2129" w:rsidRDefault="00FB41F7" w:rsidP="00395C69">
      <w:pPr>
        <w:spacing w:after="120"/>
        <w:ind w:left="0" w:right="0" w:firstLine="0"/>
        <w:rPr>
          <w:b/>
          <w:sz w:val="22"/>
          <w:lang w:val="en-GB"/>
        </w:rPr>
      </w:pPr>
    </w:p>
    <w:tbl>
      <w:tblPr>
        <w:tblStyle w:val="TableGrid"/>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59264" behindDoc="0" locked="0" layoutInCell="1" allowOverlap="1" wp14:anchorId="4AF6733B" wp14:editId="6BAF7BDE">
                  <wp:simplePos x="0" y="0"/>
                  <wp:positionH relativeFrom="column">
                    <wp:posOffset>91440</wp:posOffset>
                  </wp:positionH>
                  <wp:positionV relativeFrom="paragraph">
                    <wp:posOffset>635</wp:posOffset>
                  </wp:positionV>
                  <wp:extent cx="1882800" cy="3193200"/>
                  <wp:effectExtent l="0" t="0" r="3175" b="762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rotWithShape="1">
                          <a:blip r:embed="rId17" cstate="print">
                            <a:extLst>
                              <a:ext uri="{28A0092B-C50C-407E-A947-70E740481C1C}">
                                <a14:useLocalDpi xmlns:a14="http://schemas.microsoft.com/office/drawing/2010/main" val="0"/>
                              </a:ext>
                            </a:extLst>
                          </a:blip>
                          <a:srcRect l="17475" r="17929"/>
                          <a:stretch/>
                        </pic:blipFill>
                        <pic:spPr bwMode="auto">
                          <a:xfrm>
                            <a:off x="0" y="0"/>
                            <a:ext cx="1882800" cy="31932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Fig. 1</w:t>
            </w:r>
            <w:r w:rsidRPr="008F2129">
              <w:rPr>
                <w:rFonts w:asciiTheme="minorHAnsi" w:hAnsiTheme="minorHAnsi" w:cstheme="minorHAnsi"/>
                <w:sz w:val="22"/>
                <w:szCs w:val="20"/>
                <w:lang w:val="en-GB"/>
              </w:rPr>
              <w:t xml:space="preserve"> User login</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noProof/>
                <w:sz w:val="22"/>
                <w:szCs w:val="20"/>
              </w:rPr>
              <w:drawing>
                <wp:anchor distT="0" distB="0" distL="114300" distR="114300" simplePos="0" relativeHeight="251667456" behindDoc="0" locked="0" layoutInCell="1" allowOverlap="1" wp14:anchorId="462FE0E5" wp14:editId="35D384BD">
                  <wp:simplePos x="0" y="0"/>
                  <wp:positionH relativeFrom="column">
                    <wp:posOffset>137160</wp:posOffset>
                  </wp:positionH>
                  <wp:positionV relativeFrom="paragraph">
                    <wp:posOffset>0</wp:posOffset>
                  </wp:positionV>
                  <wp:extent cx="1837690" cy="3228975"/>
                  <wp:effectExtent l="0" t="0" r="0" b="952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png"/>
                          <pic:cNvPicPr/>
                        </pic:nvPicPr>
                        <pic:blipFill rotWithShape="1">
                          <a:blip r:embed="rId18" cstate="print">
                            <a:extLst>
                              <a:ext uri="{28A0092B-C50C-407E-A947-70E740481C1C}">
                                <a14:useLocalDpi xmlns:a14="http://schemas.microsoft.com/office/drawing/2010/main" val="0"/>
                              </a:ext>
                            </a:extLst>
                          </a:blip>
                          <a:srcRect l="18420" r="19238"/>
                          <a:stretch/>
                        </pic:blipFill>
                        <pic:spPr bwMode="auto">
                          <a:xfrm>
                            <a:off x="0" y="0"/>
                            <a:ext cx="1837690"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2129">
              <w:rPr>
                <w:rFonts w:asciiTheme="minorHAnsi" w:hAnsiTheme="minorHAnsi" w:cstheme="minorHAnsi"/>
                <w:b/>
                <w:sz w:val="22"/>
                <w:szCs w:val="20"/>
                <w:lang w:val="en-GB"/>
              </w:rPr>
              <w:t>Fig. 2</w:t>
            </w:r>
            <w:r w:rsidRPr="008F2129">
              <w:rPr>
                <w:rFonts w:asciiTheme="minorHAnsi" w:hAnsiTheme="minorHAnsi" w:cstheme="minorHAnsi"/>
                <w:sz w:val="22"/>
                <w:szCs w:val="20"/>
                <w:lang w:val="en-GB"/>
              </w:rPr>
              <w:t xml:space="preserve"> User menu</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lastRenderedPageBreak/>
              <w:drawing>
                <wp:anchor distT="0" distB="0" distL="114300" distR="114300" simplePos="0" relativeHeight="251666432" behindDoc="0" locked="0" layoutInCell="1" allowOverlap="0" wp14:anchorId="0E980E72" wp14:editId="7A6EDF56">
                  <wp:simplePos x="0" y="0"/>
                  <wp:positionH relativeFrom="column">
                    <wp:posOffset>132715</wp:posOffset>
                  </wp:positionH>
                  <wp:positionV relativeFrom="paragraph">
                    <wp:posOffset>0</wp:posOffset>
                  </wp:positionV>
                  <wp:extent cx="1782445" cy="3192780"/>
                  <wp:effectExtent l="0" t="0" r="8255" b="762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rotWithShape="1">
                          <a:blip r:embed="rId19" cstate="print">
                            <a:extLst>
                              <a:ext uri="{28A0092B-C50C-407E-A947-70E740481C1C}">
                                <a14:useLocalDpi xmlns:a14="http://schemas.microsoft.com/office/drawing/2010/main" val="0"/>
                              </a:ext>
                            </a:extLst>
                          </a:blip>
                          <a:srcRect l="18185" r="20668"/>
                          <a:stretch/>
                        </pic:blipFill>
                        <pic:spPr bwMode="auto">
                          <a:xfrm>
                            <a:off x="0" y="0"/>
                            <a:ext cx="1782445"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2129">
              <w:rPr>
                <w:rFonts w:asciiTheme="minorHAnsi" w:hAnsiTheme="minorHAnsi" w:cstheme="minorHAnsi"/>
                <w:b/>
                <w:sz w:val="22"/>
                <w:szCs w:val="20"/>
                <w:lang w:val="en-GB"/>
              </w:rPr>
              <w:t>Fig. 3</w:t>
            </w:r>
            <w:r w:rsidRPr="008F2129">
              <w:rPr>
                <w:rFonts w:asciiTheme="minorHAnsi" w:hAnsiTheme="minorHAnsi" w:cstheme="minorHAnsi"/>
                <w:sz w:val="22"/>
                <w:szCs w:val="20"/>
                <w:lang w:val="en-GB"/>
              </w:rPr>
              <w:t xml:space="preserve"> Map view</w:t>
            </w:r>
            <w:r w:rsidRPr="008F2129">
              <w:rPr>
                <w:rFonts w:asciiTheme="minorHAnsi" w:hAnsiTheme="minorHAnsi" w:cstheme="minorHAnsi"/>
                <w:b/>
                <w:sz w:val="22"/>
                <w:szCs w:val="20"/>
                <w:lang w:val="en-GB"/>
              </w:rPr>
              <w:t xml:space="preserve"> </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noProof/>
                <w:sz w:val="22"/>
                <w:szCs w:val="20"/>
              </w:rPr>
              <w:drawing>
                <wp:anchor distT="0" distB="0" distL="114300" distR="114300" simplePos="0" relativeHeight="251660288" behindDoc="0" locked="0" layoutInCell="1" allowOverlap="1" wp14:anchorId="0A7AE1BA" wp14:editId="27325D3C">
                  <wp:simplePos x="0" y="0"/>
                  <wp:positionH relativeFrom="column">
                    <wp:posOffset>149225</wp:posOffset>
                  </wp:positionH>
                  <wp:positionV relativeFrom="paragraph">
                    <wp:posOffset>9525</wp:posOffset>
                  </wp:positionV>
                  <wp:extent cx="1872000" cy="324000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rotWithShape="1">
                          <a:blip r:embed="rId20" cstate="print">
                            <a:extLst>
                              <a:ext uri="{28A0092B-C50C-407E-A947-70E740481C1C}">
                                <a14:useLocalDpi xmlns:a14="http://schemas.microsoft.com/office/drawing/2010/main" val="0"/>
                              </a:ext>
                            </a:extLst>
                          </a:blip>
                          <a:srcRect l="17936" r="18811"/>
                          <a:stretch/>
                        </pic:blipFill>
                        <pic:spPr bwMode="auto">
                          <a:xfrm>
                            <a:off x="0" y="0"/>
                            <a:ext cx="1872000" cy="32400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4 </w:t>
            </w:r>
            <w:r w:rsidRPr="008F2129">
              <w:rPr>
                <w:rFonts w:asciiTheme="minorHAnsi" w:hAnsiTheme="minorHAnsi" w:cstheme="minorHAnsi"/>
                <w:sz w:val="22"/>
                <w:szCs w:val="20"/>
                <w:lang w:val="en-GB"/>
              </w:rPr>
              <w:t>Car Details</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1312" behindDoc="0" locked="0" layoutInCell="1" allowOverlap="1" wp14:anchorId="522F9745" wp14:editId="06CB0F0E">
                  <wp:simplePos x="0" y="0"/>
                  <wp:positionH relativeFrom="column">
                    <wp:posOffset>158115</wp:posOffset>
                  </wp:positionH>
                  <wp:positionV relativeFrom="paragraph">
                    <wp:posOffset>95</wp:posOffset>
                  </wp:positionV>
                  <wp:extent cx="1821600" cy="3232800"/>
                  <wp:effectExtent l="0" t="0" r="7620" b="571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png"/>
                          <pic:cNvPicPr/>
                        </pic:nvPicPr>
                        <pic:blipFill rotWithShape="1">
                          <a:blip r:embed="rId21" cstate="print">
                            <a:extLst>
                              <a:ext uri="{28A0092B-C50C-407E-A947-70E740481C1C}">
                                <a14:useLocalDpi xmlns:a14="http://schemas.microsoft.com/office/drawing/2010/main" val="0"/>
                              </a:ext>
                            </a:extLst>
                          </a:blip>
                          <a:srcRect l="18504" r="19787"/>
                          <a:stretch/>
                        </pic:blipFill>
                        <pic:spPr bwMode="auto">
                          <a:xfrm>
                            <a:off x="0" y="0"/>
                            <a:ext cx="1821600" cy="32328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5 </w:t>
            </w:r>
            <w:r w:rsidRPr="008F2129">
              <w:rPr>
                <w:rFonts w:asciiTheme="minorHAnsi" w:hAnsiTheme="minorHAnsi" w:cstheme="minorHAnsi"/>
                <w:sz w:val="22"/>
                <w:szCs w:val="20"/>
                <w:lang w:val="en-GB"/>
              </w:rPr>
              <w:t>Reservation countdown</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2336" behindDoc="0" locked="0" layoutInCell="1" allowOverlap="1" wp14:anchorId="370D4F86" wp14:editId="14B08D71">
                  <wp:simplePos x="0" y="0"/>
                  <wp:positionH relativeFrom="column">
                    <wp:posOffset>210185</wp:posOffset>
                  </wp:positionH>
                  <wp:positionV relativeFrom="paragraph">
                    <wp:posOffset>0</wp:posOffset>
                  </wp:positionV>
                  <wp:extent cx="1794510" cy="3209925"/>
                  <wp:effectExtent l="0" t="0" r="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png"/>
                          <pic:cNvPicPr/>
                        </pic:nvPicPr>
                        <pic:blipFill rotWithShape="1">
                          <a:blip r:embed="rId22" cstate="print">
                            <a:extLst>
                              <a:ext uri="{28A0092B-C50C-407E-A947-70E740481C1C}">
                                <a14:useLocalDpi xmlns:a14="http://schemas.microsoft.com/office/drawing/2010/main" val="0"/>
                              </a:ext>
                            </a:extLst>
                          </a:blip>
                          <a:srcRect l="19462" t="210" r="19327" b="-210"/>
                          <a:stretch/>
                        </pic:blipFill>
                        <pic:spPr bwMode="auto">
                          <a:xfrm>
                            <a:off x="0" y="0"/>
                            <a:ext cx="1794510"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2129">
              <w:rPr>
                <w:rFonts w:asciiTheme="minorHAnsi" w:hAnsiTheme="minorHAnsi" w:cstheme="minorHAnsi"/>
                <w:b/>
                <w:sz w:val="22"/>
                <w:szCs w:val="20"/>
                <w:lang w:val="en-GB"/>
              </w:rPr>
              <w:t xml:space="preserve">Fig. 6 </w:t>
            </w:r>
            <w:r w:rsidRPr="008F2129">
              <w:rPr>
                <w:rFonts w:asciiTheme="minorHAnsi" w:hAnsiTheme="minorHAnsi" w:cstheme="minorHAnsi"/>
                <w:sz w:val="22"/>
                <w:szCs w:val="20"/>
                <w:lang w:val="en-GB"/>
              </w:rPr>
              <w:t>Parking Areas view</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33247F"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lastRenderedPageBreak/>
              <w:drawing>
                <wp:anchor distT="0" distB="0" distL="114300" distR="114300" simplePos="0" relativeHeight="251663360" behindDoc="0" locked="0" layoutInCell="1" allowOverlap="1" wp14:anchorId="542EDFA6" wp14:editId="2546B49B">
                  <wp:simplePos x="0" y="0"/>
                  <wp:positionH relativeFrom="column">
                    <wp:posOffset>81915</wp:posOffset>
                  </wp:positionH>
                  <wp:positionV relativeFrom="paragraph">
                    <wp:posOffset>9525</wp:posOffset>
                  </wp:positionV>
                  <wp:extent cx="1990725" cy="3235243"/>
                  <wp:effectExtent l="0" t="0" r="0" b="381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png"/>
                          <pic:cNvPicPr/>
                        </pic:nvPicPr>
                        <pic:blipFill rotWithShape="1">
                          <a:blip r:embed="rId23" cstate="print">
                            <a:extLst>
                              <a:ext uri="{28A0092B-C50C-407E-A947-70E740481C1C}">
                                <a14:useLocalDpi xmlns:a14="http://schemas.microsoft.com/office/drawing/2010/main" val="0"/>
                              </a:ext>
                            </a:extLst>
                          </a:blip>
                          <a:srcRect l="17083" r="15539"/>
                          <a:stretch/>
                        </pic:blipFill>
                        <pic:spPr bwMode="auto">
                          <a:xfrm>
                            <a:off x="0" y="0"/>
                            <a:ext cx="1990725" cy="3235243"/>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7 </w:t>
            </w:r>
            <w:r w:rsidRPr="008F2129">
              <w:rPr>
                <w:rFonts w:asciiTheme="minorHAnsi" w:hAnsiTheme="minorHAnsi" w:cstheme="minorHAnsi"/>
                <w:sz w:val="22"/>
                <w:szCs w:val="20"/>
                <w:lang w:val="en-GB"/>
              </w:rPr>
              <w:t>Power grid stations view</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4384" behindDoc="0" locked="0" layoutInCell="1" allowOverlap="1" wp14:anchorId="248B54DC" wp14:editId="10433864">
                  <wp:simplePos x="0" y="0"/>
                  <wp:positionH relativeFrom="column">
                    <wp:posOffset>118110</wp:posOffset>
                  </wp:positionH>
                  <wp:positionV relativeFrom="paragraph">
                    <wp:posOffset>0</wp:posOffset>
                  </wp:positionV>
                  <wp:extent cx="1838325" cy="3228340"/>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png"/>
                          <pic:cNvPicPr/>
                        </pic:nvPicPr>
                        <pic:blipFill rotWithShape="1">
                          <a:blip r:embed="rId24" cstate="print">
                            <a:extLst>
                              <a:ext uri="{28A0092B-C50C-407E-A947-70E740481C1C}">
                                <a14:useLocalDpi xmlns:a14="http://schemas.microsoft.com/office/drawing/2010/main" val="0"/>
                              </a:ext>
                            </a:extLst>
                          </a:blip>
                          <a:srcRect l="18718" r="18992"/>
                          <a:stretch/>
                        </pic:blipFill>
                        <pic:spPr bwMode="auto">
                          <a:xfrm>
                            <a:off x="0" y="0"/>
                            <a:ext cx="1838325" cy="322834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8 </w:t>
            </w:r>
            <w:r w:rsidRPr="008F2129">
              <w:rPr>
                <w:rFonts w:asciiTheme="minorHAnsi" w:hAnsiTheme="minorHAnsi" w:cstheme="minorHAnsi"/>
                <w:sz w:val="22"/>
                <w:szCs w:val="20"/>
                <w:lang w:val="en-GB"/>
              </w:rPr>
              <w:t>Detail of power grid station</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33247F"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5408" behindDoc="0" locked="0" layoutInCell="1" allowOverlap="1" wp14:anchorId="7DD71E34" wp14:editId="40AEB4D7">
                  <wp:simplePos x="0" y="0"/>
                  <wp:positionH relativeFrom="column">
                    <wp:posOffset>91440</wp:posOffset>
                  </wp:positionH>
                  <wp:positionV relativeFrom="paragraph">
                    <wp:posOffset>0</wp:posOffset>
                  </wp:positionV>
                  <wp:extent cx="1926000" cy="3232800"/>
                  <wp:effectExtent l="0" t="0" r="0" b="571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9.png"/>
                          <pic:cNvPicPr/>
                        </pic:nvPicPr>
                        <pic:blipFill rotWithShape="1">
                          <a:blip r:embed="rId25" cstate="print">
                            <a:extLst>
                              <a:ext uri="{28A0092B-C50C-407E-A947-70E740481C1C}">
                                <a14:useLocalDpi xmlns:a14="http://schemas.microsoft.com/office/drawing/2010/main" val="0"/>
                              </a:ext>
                            </a:extLst>
                          </a:blip>
                          <a:srcRect l="16459" r="18324"/>
                          <a:stretch/>
                        </pic:blipFill>
                        <pic:spPr bwMode="auto">
                          <a:xfrm>
                            <a:off x="0" y="0"/>
                            <a:ext cx="1926000" cy="32328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9 </w:t>
            </w:r>
            <w:r w:rsidRPr="008F2129">
              <w:rPr>
                <w:rFonts w:asciiTheme="minorHAnsi" w:hAnsiTheme="minorHAnsi" w:cstheme="minorHAnsi"/>
                <w:sz w:val="22"/>
                <w:szCs w:val="20"/>
                <w:lang w:val="en-GB"/>
              </w:rPr>
              <w:t>Final amount charged info</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bl>
    <w:p w:rsidR="00607C92" w:rsidRPr="008F2129" w:rsidRDefault="00607C92" w:rsidP="00395C69">
      <w:pPr>
        <w:spacing w:after="0" w:line="240" w:lineRule="auto"/>
        <w:ind w:left="0" w:right="0" w:firstLine="0"/>
        <w:contextualSpacing/>
        <w:rPr>
          <w:rFonts w:asciiTheme="minorHAnsi" w:hAnsiTheme="minorHAnsi" w:cstheme="minorHAnsi"/>
          <w:sz w:val="22"/>
          <w:szCs w:val="20"/>
          <w:lang w:val="en-GB"/>
        </w:rPr>
      </w:pPr>
    </w:p>
    <w:p w:rsidR="00607C92" w:rsidRPr="008F2129" w:rsidRDefault="00607C92" w:rsidP="00395C69">
      <w:pPr>
        <w:spacing w:after="120"/>
        <w:ind w:left="0" w:right="0" w:firstLine="0"/>
        <w:rPr>
          <w:b/>
          <w:sz w:val="22"/>
          <w:lang w:val="en-GB"/>
        </w:rPr>
      </w:pPr>
      <w:r w:rsidRPr="008F2129">
        <w:rPr>
          <w:b/>
          <w:sz w:val="22"/>
          <w:lang w:val="en-GB"/>
        </w:rPr>
        <w:lastRenderedPageBreak/>
        <w:t>Operator Interfaces</w:t>
      </w:r>
    </w:p>
    <w:tbl>
      <w:tblPr>
        <w:tblStyle w:val="TableGrid"/>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sz w:val="22"/>
                <w:szCs w:val="20"/>
                <w:lang w:val="en-GB"/>
              </w:rPr>
              <w:t xml:space="preserve">Fig. 10 </w:t>
            </w:r>
            <w:r w:rsidRPr="008F2129">
              <w:rPr>
                <w:rFonts w:asciiTheme="minorHAnsi" w:hAnsiTheme="minorHAnsi" w:cstheme="minorHAnsi"/>
                <w:noProof/>
                <w:sz w:val="22"/>
                <w:szCs w:val="20"/>
              </w:rPr>
              <w:drawing>
                <wp:anchor distT="0" distB="0" distL="114300" distR="114300" simplePos="0" relativeHeight="251668480" behindDoc="0" locked="0" layoutInCell="1" allowOverlap="1" wp14:anchorId="095C7101" wp14:editId="3A67DF1F">
                  <wp:simplePos x="0" y="0"/>
                  <wp:positionH relativeFrom="column">
                    <wp:posOffset>147955</wp:posOffset>
                  </wp:positionH>
                  <wp:positionV relativeFrom="paragraph">
                    <wp:posOffset>0</wp:posOffset>
                  </wp:positionV>
                  <wp:extent cx="1815601" cy="322570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0.png"/>
                          <pic:cNvPicPr/>
                        </pic:nvPicPr>
                        <pic:blipFill rotWithShape="1">
                          <a:blip r:embed="rId26" cstate="print">
                            <a:extLst>
                              <a:ext uri="{28A0092B-C50C-407E-A947-70E740481C1C}">
                                <a14:useLocalDpi xmlns:a14="http://schemas.microsoft.com/office/drawing/2010/main" val="0"/>
                              </a:ext>
                            </a:extLst>
                          </a:blip>
                          <a:srcRect l="19347" r="18990"/>
                          <a:stretch/>
                        </pic:blipFill>
                        <pic:spPr bwMode="auto">
                          <a:xfrm>
                            <a:off x="0" y="0"/>
                            <a:ext cx="1815601" cy="3225705"/>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sz w:val="22"/>
                <w:szCs w:val="20"/>
                <w:lang w:val="en-GB"/>
              </w:rPr>
              <w:t>List of cars with issues</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rPr>
              <w:drawing>
                <wp:anchor distT="0" distB="0" distL="114300" distR="114300" simplePos="0" relativeHeight="251669504" behindDoc="0" locked="0" layoutInCell="1" allowOverlap="1" wp14:anchorId="3DE78519" wp14:editId="75E9EBF1">
                  <wp:simplePos x="0" y="0"/>
                  <wp:positionH relativeFrom="column">
                    <wp:posOffset>81915</wp:posOffset>
                  </wp:positionH>
                  <wp:positionV relativeFrom="paragraph">
                    <wp:posOffset>0</wp:posOffset>
                  </wp:positionV>
                  <wp:extent cx="1924050" cy="323215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1.png"/>
                          <pic:cNvPicPr/>
                        </pic:nvPicPr>
                        <pic:blipFill rotWithShape="1">
                          <a:blip r:embed="rId27" cstate="print">
                            <a:extLst>
                              <a:ext uri="{28A0092B-C50C-407E-A947-70E740481C1C}">
                                <a14:useLocalDpi xmlns:a14="http://schemas.microsoft.com/office/drawing/2010/main" val="0"/>
                              </a:ext>
                            </a:extLst>
                          </a:blip>
                          <a:srcRect l="17105" r="17704"/>
                          <a:stretch/>
                        </pic:blipFill>
                        <pic:spPr bwMode="auto">
                          <a:xfrm>
                            <a:off x="0" y="0"/>
                            <a:ext cx="1924050" cy="323215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11 </w:t>
            </w:r>
            <w:r w:rsidRPr="008F2129">
              <w:rPr>
                <w:rFonts w:asciiTheme="minorHAnsi" w:hAnsiTheme="minorHAnsi" w:cstheme="minorHAnsi"/>
                <w:sz w:val="22"/>
                <w:szCs w:val="20"/>
                <w:lang w:val="en-GB"/>
              </w:rPr>
              <w:t>Detail of chosen car</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bl>
    <w:p w:rsidR="00F60EB9" w:rsidRPr="008F2129" w:rsidRDefault="00F60EB9" w:rsidP="00395C69">
      <w:pPr>
        <w:spacing w:after="120"/>
        <w:ind w:left="0" w:right="0" w:firstLine="0"/>
        <w:rPr>
          <w:b/>
          <w:sz w:val="22"/>
          <w:lang w:val="en-GB"/>
        </w:rPr>
      </w:pPr>
    </w:p>
    <w:p w:rsidR="00F60EB9" w:rsidRPr="008F2129" w:rsidRDefault="00F60EB9" w:rsidP="00395C69">
      <w:pPr>
        <w:ind w:left="0" w:right="0" w:firstLine="0"/>
        <w:rPr>
          <w:lang w:val="en-GB"/>
        </w:rPr>
      </w:pPr>
      <w:r w:rsidRPr="008F2129">
        <w:rPr>
          <w:lang w:val="en-GB"/>
        </w:rPr>
        <w:br w:type="page"/>
      </w:r>
    </w:p>
    <w:p w:rsidR="00D85F0E" w:rsidRPr="008F2129" w:rsidRDefault="00D85F0E" w:rsidP="00CE7C07">
      <w:pPr>
        <w:pStyle w:val="Heading1"/>
        <w:numPr>
          <w:ilvl w:val="0"/>
          <w:numId w:val="5"/>
        </w:numPr>
        <w:ind w:left="426" w:right="0" w:hanging="426"/>
        <w:jc w:val="both"/>
        <w:rPr>
          <w:rFonts w:asciiTheme="minorHAnsi" w:hAnsiTheme="minorHAnsi" w:cstheme="minorHAnsi"/>
          <w:sz w:val="32"/>
          <w:szCs w:val="20"/>
          <w:lang w:val="en-GB"/>
        </w:rPr>
      </w:pPr>
      <w:bookmarkStart w:id="107" w:name="_Toc474229505"/>
      <w:r w:rsidRPr="008F2129">
        <w:rPr>
          <w:rFonts w:asciiTheme="minorHAnsi" w:hAnsiTheme="minorHAnsi" w:cstheme="minorHAnsi"/>
          <w:sz w:val="32"/>
          <w:szCs w:val="20"/>
          <w:lang w:val="en-GB"/>
        </w:rPr>
        <w:lastRenderedPageBreak/>
        <w:t>Appendices</w:t>
      </w:r>
      <w:bookmarkEnd w:id="107"/>
    </w:p>
    <w:p w:rsidR="00D55596" w:rsidRPr="008F2129" w:rsidRDefault="00D85F0E" w:rsidP="00CE7C07">
      <w:pPr>
        <w:pStyle w:val="Heading2"/>
        <w:numPr>
          <w:ilvl w:val="1"/>
          <w:numId w:val="5"/>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108" w:name="_Toc474229506"/>
      <w:r w:rsidR="00D55596" w:rsidRPr="008F2129">
        <w:rPr>
          <w:rFonts w:asciiTheme="minorHAnsi" w:hAnsiTheme="minorHAnsi" w:cstheme="minorHAnsi"/>
          <w:sz w:val="28"/>
          <w:szCs w:val="20"/>
          <w:lang w:val="en-GB"/>
        </w:rPr>
        <w:t>Alloy Modelling</w:t>
      </w:r>
      <w:bookmarkEnd w:id="108"/>
    </w:p>
    <w:p w:rsidR="00D85F0E" w:rsidRPr="008F2129" w:rsidRDefault="00D85F0E" w:rsidP="00CE7C07">
      <w:pPr>
        <w:pStyle w:val="Heading3"/>
        <w:numPr>
          <w:ilvl w:val="2"/>
          <w:numId w:val="5"/>
        </w:numPr>
        <w:ind w:left="426" w:right="0" w:hanging="426"/>
        <w:rPr>
          <w:rFonts w:asciiTheme="minorHAnsi" w:hAnsiTheme="minorHAnsi" w:cstheme="minorHAnsi"/>
          <w:b/>
          <w:color w:val="000000" w:themeColor="text1"/>
          <w:sz w:val="22"/>
          <w:lang w:val="en-GB"/>
        </w:rPr>
      </w:pPr>
      <w:bookmarkStart w:id="109" w:name="_Toc474229507"/>
      <w:r w:rsidRPr="008F2129">
        <w:rPr>
          <w:rFonts w:asciiTheme="minorHAnsi" w:hAnsiTheme="minorHAnsi" w:cstheme="minorHAnsi"/>
          <w:b/>
          <w:color w:val="000000" w:themeColor="text1"/>
          <w:sz w:val="22"/>
          <w:lang w:val="en-GB"/>
        </w:rPr>
        <w:t>Alloy Code</w:t>
      </w:r>
      <w:bookmarkEnd w:id="109"/>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open </w:t>
      </w:r>
      <w:proofErr w:type="spellStart"/>
      <w:r w:rsidRPr="008F2129">
        <w:rPr>
          <w:rFonts w:ascii="Consolas" w:hAnsi="Consolas"/>
          <w:lang w:val="en-GB"/>
        </w:rPr>
        <w:t>util</w:t>
      </w:r>
      <w:proofErr w:type="spellEnd"/>
      <w:r w:rsidRPr="008F2129">
        <w:rPr>
          <w:rFonts w:ascii="Consolas" w:hAnsi="Consolas"/>
          <w:lang w:val="en-GB"/>
        </w:rPr>
        <w:t>/</w:t>
      </w:r>
      <w:proofErr w:type="spellStart"/>
      <w:r w:rsidRPr="008F2129">
        <w:rPr>
          <w:rFonts w:ascii="Consolas" w:hAnsi="Consolas"/>
          <w:lang w:val="en-GB"/>
        </w:rPr>
        <w:t>boolean</w:t>
      </w:r>
      <w:proofErr w:type="spellEnd"/>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Float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Text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abstract sig </w:t>
      </w:r>
      <w:proofErr w:type="spellStart"/>
      <w:r w:rsidRPr="008F2129">
        <w:rPr>
          <w:rFonts w:ascii="Consolas" w:hAnsi="Consolas"/>
          <w:lang w:val="en-GB"/>
        </w:rPr>
        <w:t>BatteryLevel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Low extends </w:t>
      </w:r>
      <w:proofErr w:type="spellStart"/>
      <w:r w:rsidRPr="008F2129">
        <w:rPr>
          <w:rFonts w:ascii="Consolas" w:hAnsi="Consolas"/>
          <w:lang w:val="en-GB"/>
        </w:rPr>
        <w:t>BatteryLevel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High extends </w:t>
      </w:r>
      <w:proofErr w:type="spellStart"/>
      <w:r w:rsidRPr="008F2129">
        <w:rPr>
          <w:rFonts w:ascii="Consolas" w:hAnsi="Consolas"/>
          <w:lang w:val="en-GB"/>
        </w:rPr>
        <w:t>BatteryLevel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Car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plate: one Text,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seats: </w:t>
      </w:r>
      <w:proofErr w:type="spellStart"/>
      <w:r w:rsidRPr="008F2129">
        <w:rPr>
          <w:rFonts w:ascii="Consolas" w:hAnsi="Consolas"/>
          <w:lang w:val="en-GB"/>
        </w:rPr>
        <w:t>Int</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available: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batteryLevel</w:t>
      </w:r>
      <w:proofErr w:type="spellEnd"/>
      <w:r w:rsidRPr="008F2129">
        <w:rPr>
          <w:rFonts w:ascii="Consolas" w:hAnsi="Consolas"/>
          <w:lang w:val="en-GB"/>
        </w:rPr>
        <w:t xml:space="preserve">: one </w:t>
      </w:r>
      <w:proofErr w:type="spellStart"/>
      <w:r w:rsidRPr="008F2129">
        <w:rPr>
          <w:rFonts w:ascii="Consolas" w:hAnsi="Consolas"/>
          <w:lang w:val="en-GB"/>
        </w:rPr>
        <w:t>BatteryLevel</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t>position: one Coordinates,</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t>maintenance: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r>
      <w:proofErr w:type="spellStart"/>
      <w:r w:rsidRPr="008F2129">
        <w:rPr>
          <w:rFonts w:ascii="Consolas" w:hAnsi="Consolas"/>
          <w:lang w:val="en-GB"/>
        </w:rPr>
        <w:t>assocMaintenance</w:t>
      </w:r>
      <w:proofErr w:type="spellEnd"/>
      <w:r w:rsidRPr="008F2129">
        <w:rPr>
          <w:rFonts w:ascii="Consolas" w:hAnsi="Consolas"/>
          <w:lang w:val="en-GB"/>
        </w:rPr>
        <w:t>: lone Operator,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r>
      <w:proofErr w:type="spellStart"/>
      <w:r w:rsidRPr="008F2129">
        <w:rPr>
          <w:rFonts w:ascii="Consolas" w:hAnsi="Consolas"/>
          <w:lang w:val="en-GB"/>
        </w:rPr>
        <w:t>assignedToOperator</w:t>
      </w:r>
      <w:proofErr w:type="spellEnd"/>
      <w:r w:rsidRPr="008F2129">
        <w:rPr>
          <w:rFonts w:ascii="Consolas" w:hAnsi="Consolas"/>
          <w:lang w:val="en-GB"/>
        </w:rPr>
        <w:t>: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seats &gt; 0</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seats &lt;= 5</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Coordinates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longitude: one Float,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latitude: one Float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Licence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valid: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CreditCard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valid: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FiscalCode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lastRenderedPageBreak/>
        <w:tab/>
        <w:t>user: one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User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licence: one Licence,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credit: one </w:t>
      </w:r>
      <w:proofErr w:type="spellStart"/>
      <w:r w:rsidRPr="008F2129">
        <w:rPr>
          <w:rFonts w:ascii="Consolas" w:hAnsi="Consolas"/>
          <w:lang w:val="en-GB"/>
        </w:rPr>
        <w:t>CreditCard</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fiscalCode</w:t>
      </w:r>
      <w:proofErr w:type="spellEnd"/>
      <w:r w:rsidRPr="008F2129">
        <w:rPr>
          <w:rFonts w:ascii="Consolas" w:hAnsi="Consolas"/>
          <w:lang w:val="en-GB"/>
        </w:rPr>
        <w:t xml:space="preserve">: one </w:t>
      </w:r>
      <w:proofErr w:type="spellStart"/>
      <w:r w:rsidRPr="008F2129">
        <w:rPr>
          <w:rFonts w:ascii="Consolas" w:hAnsi="Consolas"/>
          <w:lang w:val="en-GB"/>
        </w:rPr>
        <w:t>FiscalCode</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blocked: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banned: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position: Coordinates</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Reservation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user: one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car: one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user.blocked</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user.banned</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user.licence.valid</w:t>
      </w:r>
      <w:proofErr w:type="spellEnd"/>
      <w:r w:rsidRPr="008F2129">
        <w:rPr>
          <w:rFonts w:ascii="Consolas" w:hAnsi="Consolas"/>
          <w:lang w:val="en-GB"/>
        </w:rPr>
        <w:t xml:space="preserve"> = True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car.available</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car.batteryLevel</w:t>
      </w:r>
      <w:proofErr w:type="spellEnd"/>
      <w:r w:rsidRPr="008F2129">
        <w:rPr>
          <w:rFonts w:ascii="Consolas" w:hAnsi="Consolas"/>
          <w:lang w:val="en-GB"/>
        </w:rPr>
        <w:t xml:space="preserve"> = High</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car.maintenance</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r w:rsidR="0086078A" w:rsidRPr="008F2129">
        <w:rPr>
          <w:rFonts w:ascii="Consolas" w:hAnsi="Consolas"/>
          <w:lang w:val="en-GB"/>
        </w:rPr>
        <w:t>Operator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assocMaintenance</w:t>
      </w:r>
      <w:proofErr w:type="spellEnd"/>
      <w:r w:rsidRPr="008F2129">
        <w:rPr>
          <w:rFonts w:ascii="Consolas" w:hAnsi="Consolas"/>
          <w:lang w:val="en-GB"/>
        </w:rPr>
        <w:t>: lone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one sig </w:t>
      </w:r>
      <w:proofErr w:type="spellStart"/>
      <w:r w:rsidRPr="008F2129">
        <w:rPr>
          <w:rFonts w:ascii="Consolas" w:hAnsi="Consolas"/>
          <w:lang w:val="en-GB"/>
        </w:rPr>
        <w:t>PowerEnjoySystem</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users: some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operators: some Operator,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cars: some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res: some Reservation,</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parkingAreas</w:t>
      </w:r>
      <w:proofErr w:type="spellEnd"/>
      <w:r w:rsidRPr="008F2129">
        <w:rPr>
          <w:rFonts w:ascii="Consolas" w:hAnsi="Consolas"/>
          <w:lang w:val="en-GB"/>
        </w:rPr>
        <w:t xml:space="preserve">: some </w:t>
      </w:r>
      <w:proofErr w:type="spellStart"/>
      <w:r w:rsidRPr="008F2129">
        <w:rPr>
          <w:rFonts w:ascii="Consolas" w:hAnsi="Consolas"/>
          <w:lang w:val="en-GB"/>
        </w:rPr>
        <w:t>ParkingArea</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ParkingArea</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bounds: set Coordinates,</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SpecialParkingArea</w:t>
      </w:r>
      <w:proofErr w:type="spellEnd"/>
      <w:r w:rsidRPr="008F2129">
        <w:rPr>
          <w:rFonts w:ascii="Consolas" w:hAnsi="Consolas"/>
          <w:lang w:val="en-GB"/>
        </w:rPr>
        <w:t xml:space="preserve"> extends </w:t>
      </w:r>
      <w:proofErr w:type="spellStart"/>
      <w:r w:rsidRPr="008F2129">
        <w:rPr>
          <w:rFonts w:ascii="Consolas" w:hAnsi="Consolas"/>
          <w:lang w:val="en-GB"/>
        </w:rPr>
        <w:t>ParkingArea</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plugs: some </w:t>
      </w:r>
      <w:proofErr w:type="spellStart"/>
      <w:r w:rsidRPr="008F2129">
        <w:rPr>
          <w:rFonts w:ascii="Consolas" w:hAnsi="Consolas"/>
          <w:lang w:val="en-GB"/>
        </w:rPr>
        <w:t>PowerPlug</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PowerPlug</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status: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plugNumber</w:t>
      </w:r>
      <w:proofErr w:type="spellEnd"/>
      <w:r w:rsidRPr="008F2129">
        <w:rPr>
          <w:rFonts w:ascii="Consolas" w:hAnsi="Consolas"/>
          <w:lang w:val="en-GB"/>
        </w:rPr>
        <w:t xml:space="preserve">: </w:t>
      </w:r>
      <w:proofErr w:type="spellStart"/>
      <w:r w:rsidRPr="008F2129">
        <w:rPr>
          <w:rFonts w:ascii="Consolas" w:hAnsi="Consolas"/>
          <w:lang w:val="en-GB"/>
        </w:rPr>
        <w:t>Int</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lastRenderedPageBreak/>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FACTS</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powerEnjoyOwnsAll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r>
      <w:proofErr w:type="spellStart"/>
      <w:r w:rsidRPr="008F2129">
        <w:rPr>
          <w:rFonts w:ascii="Consolas" w:hAnsi="Consolas"/>
          <w:lang w:val="en-GB"/>
        </w:rPr>
        <w:t>PowerEnjoySystem.users</w:t>
      </w:r>
      <w:proofErr w:type="spellEnd"/>
      <w:r w:rsidRPr="008F2129">
        <w:rPr>
          <w:rFonts w:ascii="Consolas" w:hAnsi="Consolas"/>
          <w:lang w:val="en-GB"/>
        </w:rPr>
        <w:t xml:space="preserve"> =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r>
      <w:proofErr w:type="spellStart"/>
      <w:r w:rsidRPr="008F2129">
        <w:rPr>
          <w:rFonts w:ascii="Consolas" w:hAnsi="Consolas"/>
          <w:lang w:val="en-GB"/>
        </w:rPr>
        <w:t>PowerEnjoySystem.operators</w:t>
      </w:r>
      <w:proofErr w:type="spellEnd"/>
      <w:r w:rsidRPr="008F2129">
        <w:rPr>
          <w:rFonts w:ascii="Consolas" w:hAnsi="Consolas"/>
          <w:lang w:val="en-GB"/>
        </w:rPr>
        <w:t xml:space="preserve"> = Operator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r>
      <w:proofErr w:type="spellStart"/>
      <w:r w:rsidRPr="008F2129">
        <w:rPr>
          <w:rFonts w:ascii="Consolas" w:hAnsi="Consolas"/>
          <w:lang w:val="en-GB"/>
        </w:rPr>
        <w:t>PowerEnjoySystem.cars</w:t>
      </w:r>
      <w:proofErr w:type="spellEnd"/>
      <w:r w:rsidRPr="008F2129">
        <w:rPr>
          <w:rFonts w:ascii="Consolas" w:hAnsi="Consolas"/>
          <w:lang w:val="en-GB"/>
        </w:rPr>
        <w:t xml:space="preserve"> =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t>PowerEnjoySystem.res = Reservation</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r>
      <w:proofErr w:type="spellStart"/>
      <w:r w:rsidRPr="008F2129">
        <w:rPr>
          <w:rFonts w:ascii="Consolas" w:hAnsi="Consolas"/>
          <w:lang w:val="en-GB"/>
        </w:rPr>
        <w:t>PowerEnjoySystem.parkingAreas</w:t>
      </w:r>
      <w:proofErr w:type="spellEnd"/>
      <w:r w:rsidRPr="008F2129">
        <w:rPr>
          <w:rFonts w:ascii="Consolas" w:hAnsi="Consolas"/>
          <w:lang w:val="en-GB"/>
        </w:rPr>
        <w:t xml:space="preserve"> = </w:t>
      </w:r>
      <w:proofErr w:type="spellStart"/>
      <w:r w:rsidRPr="008F2129">
        <w:rPr>
          <w:rFonts w:ascii="Consolas" w:hAnsi="Consolas"/>
          <w:lang w:val="en-GB"/>
        </w:rPr>
        <w:t>ParkingArea</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noReservationWhenMaintenance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c:Car | </w:t>
      </w:r>
      <w:proofErr w:type="spellStart"/>
      <w:r w:rsidRPr="008F2129">
        <w:rPr>
          <w:rFonts w:ascii="Consolas" w:hAnsi="Consolas"/>
          <w:lang w:val="en-GB"/>
        </w:rPr>
        <w:t>c.maintenance</w:t>
      </w:r>
      <w:proofErr w:type="spellEnd"/>
      <w:r w:rsidRPr="008F2129">
        <w:rPr>
          <w:rFonts w:ascii="Consolas" w:hAnsi="Consolas"/>
          <w:lang w:val="en-GB"/>
        </w:rPr>
        <w:t xml:space="preserve"> = True =&gt; </w:t>
      </w:r>
      <w:proofErr w:type="spellStart"/>
      <w:r w:rsidRPr="008F2129">
        <w:rPr>
          <w:rFonts w:ascii="Consolas" w:hAnsi="Consolas"/>
          <w:lang w:val="en-GB"/>
        </w:rPr>
        <w:t>c.available</w:t>
      </w:r>
      <w:proofErr w:type="spellEnd"/>
      <w:r w:rsidRPr="008F2129">
        <w:rPr>
          <w:rFonts w:ascii="Consolas" w:hAnsi="Consolas"/>
          <w:lang w:val="en-GB"/>
        </w:rPr>
        <w:t>=False</w:t>
      </w:r>
    </w:p>
    <w:p w:rsidR="0086078A"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r: Reservation, c:Car | </w:t>
      </w:r>
    </w:p>
    <w:p w:rsidR="003E7744" w:rsidRPr="008F2129" w:rsidRDefault="003E7744" w:rsidP="00CE7C07">
      <w:pPr>
        <w:spacing w:after="0"/>
        <w:ind w:left="708" w:right="0" w:firstLine="708"/>
        <w:contextualSpacing/>
        <w:rPr>
          <w:rFonts w:ascii="Consolas" w:hAnsi="Consolas"/>
          <w:lang w:val="en-GB"/>
        </w:rPr>
      </w:pPr>
      <w:proofErr w:type="spellStart"/>
      <w:r w:rsidRPr="008F2129">
        <w:rPr>
          <w:rFonts w:ascii="Consolas" w:hAnsi="Consolas"/>
          <w:lang w:val="en-GB"/>
        </w:rPr>
        <w:t>c.maintenance</w:t>
      </w:r>
      <w:proofErr w:type="spellEnd"/>
      <w:r w:rsidRPr="008F2129">
        <w:rPr>
          <w:rFonts w:ascii="Consolas" w:hAnsi="Consolas"/>
          <w:lang w:val="en-GB"/>
        </w:rPr>
        <w:t xml:space="preserve"> = True =&gt; </w:t>
      </w:r>
      <w:proofErr w:type="spellStart"/>
      <w:r w:rsidRPr="008F2129">
        <w:rPr>
          <w:rFonts w:ascii="Consolas" w:hAnsi="Consolas"/>
          <w:lang w:val="en-GB"/>
        </w:rPr>
        <w:t>r.car</w:t>
      </w:r>
      <w:proofErr w:type="spellEnd"/>
      <w:r w:rsidRPr="008F2129">
        <w:rPr>
          <w:rFonts w:ascii="Consolas" w:hAnsi="Consolas"/>
          <w:lang w:val="en-GB"/>
        </w:rPr>
        <w:t xml:space="preserve"> != c</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o: Operator, r: Reservation, c:Car | </w:t>
      </w:r>
    </w:p>
    <w:p w:rsidR="003E7744" w:rsidRPr="008F2129" w:rsidRDefault="003E7744" w:rsidP="00CE7C07">
      <w:pPr>
        <w:spacing w:after="0"/>
        <w:ind w:left="708" w:right="0" w:firstLine="708"/>
        <w:contextualSpacing/>
        <w:rPr>
          <w:rFonts w:ascii="Consolas" w:hAnsi="Consolas"/>
          <w:lang w:val="en-GB"/>
        </w:rPr>
      </w:pPr>
      <w:proofErr w:type="spellStart"/>
      <w:r w:rsidRPr="008F2129">
        <w:rPr>
          <w:rFonts w:ascii="Consolas" w:hAnsi="Consolas"/>
          <w:lang w:val="en-GB"/>
        </w:rPr>
        <w:t>o.assocMaintenance</w:t>
      </w:r>
      <w:proofErr w:type="spellEnd"/>
      <w:r w:rsidRPr="008F2129">
        <w:rPr>
          <w:rFonts w:ascii="Consolas" w:hAnsi="Consolas"/>
          <w:lang w:val="en-GB"/>
        </w:rPr>
        <w:t xml:space="preserve"> = c =&gt; </w:t>
      </w:r>
      <w:proofErr w:type="spellStart"/>
      <w:r w:rsidRPr="008F2129">
        <w:rPr>
          <w:rFonts w:ascii="Consolas" w:hAnsi="Consolas"/>
          <w:lang w:val="en-GB"/>
        </w:rPr>
        <w:t>r.car</w:t>
      </w:r>
      <w:proofErr w:type="spellEnd"/>
      <w:r w:rsidRPr="008F2129">
        <w:rPr>
          <w:rFonts w:ascii="Consolas" w:hAnsi="Consolas"/>
          <w:lang w:val="en-GB"/>
        </w:rPr>
        <w:t xml:space="preserve"> != c</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noCreditCardwithoutUser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c: </w:t>
      </w:r>
      <w:proofErr w:type="spellStart"/>
      <w:r w:rsidRPr="008F2129">
        <w:rPr>
          <w:rFonts w:ascii="Consolas" w:hAnsi="Consolas"/>
          <w:lang w:val="en-GB"/>
        </w:rPr>
        <w:t>CreditCard</w:t>
      </w:r>
      <w:proofErr w:type="spellEnd"/>
      <w:r w:rsidRPr="008F2129">
        <w:rPr>
          <w:rFonts w:ascii="Consolas" w:hAnsi="Consolas"/>
          <w:lang w:val="en-GB"/>
        </w:rPr>
        <w:t xml:space="preserve"> | c not in </w:t>
      </w:r>
      <w:proofErr w:type="spellStart"/>
      <w:r w:rsidRPr="008F2129">
        <w:rPr>
          <w:rFonts w:ascii="Consolas" w:hAnsi="Consolas"/>
          <w:lang w:val="en-GB"/>
        </w:rPr>
        <w:t>User.credit</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noBatterywithoutCar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b: </w:t>
      </w:r>
      <w:proofErr w:type="spellStart"/>
      <w:r w:rsidRPr="008F2129">
        <w:rPr>
          <w:rFonts w:ascii="Consolas" w:hAnsi="Consolas"/>
          <w:lang w:val="en-GB"/>
        </w:rPr>
        <w:t>BatteryLevel</w:t>
      </w:r>
      <w:proofErr w:type="spellEnd"/>
      <w:r w:rsidRPr="008F2129">
        <w:rPr>
          <w:rFonts w:ascii="Consolas" w:hAnsi="Consolas"/>
          <w:lang w:val="en-GB"/>
        </w:rPr>
        <w:t xml:space="preserve"> | b not in </w:t>
      </w:r>
      <w:proofErr w:type="spellStart"/>
      <w:r w:rsidRPr="008F2129">
        <w:rPr>
          <w:rFonts w:ascii="Consolas" w:hAnsi="Consolas"/>
          <w:lang w:val="en-GB"/>
        </w:rPr>
        <w:t>Car.batteryLevel</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allLicencesAreOwned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User.licence</w:t>
      </w:r>
      <w:proofErr w:type="spellEnd"/>
      <w:r w:rsidRPr="008F2129">
        <w:rPr>
          <w:rFonts w:ascii="Consolas" w:hAnsi="Consolas"/>
          <w:lang w:val="en-GB"/>
        </w:rPr>
        <w:t xml:space="preserve"> = Licence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noFiscalCodeWithoutUser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f: </w:t>
      </w:r>
      <w:proofErr w:type="spellStart"/>
      <w:r w:rsidRPr="008F2129">
        <w:rPr>
          <w:rFonts w:ascii="Consolas" w:hAnsi="Consolas"/>
          <w:lang w:val="en-GB"/>
        </w:rPr>
        <w:t>FiscalCode</w:t>
      </w:r>
      <w:proofErr w:type="spellEnd"/>
      <w:r w:rsidRPr="008F2129">
        <w:rPr>
          <w:rFonts w:ascii="Consolas" w:hAnsi="Consolas"/>
          <w:lang w:val="en-GB"/>
        </w:rPr>
        <w:t xml:space="preserve">, u: User | f = </w:t>
      </w:r>
      <w:proofErr w:type="spellStart"/>
      <w:r w:rsidRPr="008F2129">
        <w:rPr>
          <w:rFonts w:ascii="Consolas" w:hAnsi="Consolas"/>
          <w:lang w:val="en-GB"/>
        </w:rPr>
        <w:t>u.fiscalCode</w:t>
      </w:r>
      <w:proofErr w:type="spellEnd"/>
      <w:r w:rsidRPr="008F2129">
        <w:rPr>
          <w:rFonts w:ascii="Consolas" w:hAnsi="Consolas"/>
          <w:lang w:val="en-GB"/>
        </w:rPr>
        <w:t xml:space="preserve"> &lt;=&gt; u = </w:t>
      </w:r>
      <w:proofErr w:type="spellStart"/>
      <w:r w:rsidRPr="008F2129">
        <w:rPr>
          <w:rFonts w:ascii="Consolas" w:hAnsi="Consolas"/>
          <w:lang w:val="en-GB"/>
        </w:rPr>
        <w:t>f.user</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assocMaintenance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all c:Car, o:Operator |</w:t>
      </w:r>
    </w:p>
    <w:p w:rsidR="003E7744" w:rsidRPr="008F2129" w:rsidRDefault="0086078A" w:rsidP="00CE7C07">
      <w:pPr>
        <w:spacing w:after="0"/>
        <w:ind w:left="0" w:right="0" w:firstLine="0"/>
        <w:contextualSpacing/>
        <w:rPr>
          <w:rFonts w:ascii="Consolas" w:hAnsi="Consolas"/>
          <w:lang w:val="en-GB"/>
        </w:rPr>
      </w:pPr>
      <w:r>
        <w:rPr>
          <w:rFonts w:ascii="Consolas" w:hAnsi="Consolas"/>
          <w:lang w:val="en-GB"/>
        </w:rPr>
        <w:tab/>
      </w:r>
      <w:r w:rsidR="003E7744" w:rsidRPr="008F2129">
        <w:rPr>
          <w:rFonts w:ascii="Consolas" w:hAnsi="Consolas"/>
          <w:lang w:val="en-GB"/>
        </w:rPr>
        <w:t xml:space="preserve">((o in </w:t>
      </w:r>
      <w:proofErr w:type="spellStart"/>
      <w:r w:rsidR="003E7744" w:rsidRPr="008F2129">
        <w:rPr>
          <w:rFonts w:ascii="Consolas" w:hAnsi="Consolas"/>
          <w:lang w:val="en-GB"/>
        </w:rPr>
        <w:t>c.assocMaintenance</w:t>
      </w:r>
      <w:proofErr w:type="spellEnd"/>
      <w:r w:rsidR="003E7744" w:rsidRPr="008F2129">
        <w:rPr>
          <w:rFonts w:ascii="Consolas" w:hAnsi="Consolas"/>
          <w:lang w:val="en-GB"/>
        </w:rPr>
        <w:t xml:space="preserve">) &lt;=&gt; (c in </w:t>
      </w:r>
      <w:proofErr w:type="spellStart"/>
      <w:r w:rsidR="003E7744" w:rsidRPr="008F2129">
        <w:rPr>
          <w:rFonts w:ascii="Consolas" w:hAnsi="Consolas"/>
          <w:lang w:val="en-GB"/>
        </w:rPr>
        <w:t>o.assocMaintenance</w:t>
      </w:r>
      <w:proofErr w:type="spellEnd"/>
      <w:r w:rsidR="003E7744"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userBlockedIfCreditNotValid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u: User | </w:t>
      </w:r>
      <w:proofErr w:type="spellStart"/>
      <w:r w:rsidRPr="008F2129">
        <w:rPr>
          <w:rFonts w:ascii="Consolas" w:hAnsi="Consolas"/>
          <w:lang w:val="en-GB"/>
        </w:rPr>
        <w:t>u.blocked</w:t>
      </w:r>
      <w:proofErr w:type="spellEnd"/>
      <w:r w:rsidRPr="008F2129">
        <w:rPr>
          <w:rFonts w:ascii="Consolas" w:hAnsi="Consolas"/>
          <w:lang w:val="en-GB"/>
        </w:rPr>
        <w:t xml:space="preserve"> = True =&gt; </w:t>
      </w:r>
      <w:proofErr w:type="spellStart"/>
      <w:r w:rsidRPr="008F2129">
        <w:rPr>
          <w:rFonts w:ascii="Consolas" w:hAnsi="Consolas"/>
          <w:lang w:val="en-GB"/>
        </w:rPr>
        <w:t>u.credit.valid</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plateIsUniqueForCar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all c1, c2: Car | c1 != c2 =&gt; c1.plate != c2.plate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lastRenderedPageBreak/>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usersHaveUniqueFiscalCodeAndLicence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u1, u2: User | u1 != u2 =&gt; u1.fiscalCode != u2.fiscalCode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&amp;&amp; u1.licence != u2.licence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sameReservationDifferentUserAndCar</w:t>
      </w:r>
      <w:proofErr w:type="spellEnd"/>
      <w:r w:rsidRPr="008F2129">
        <w:rPr>
          <w:rFonts w:ascii="Consolas" w:hAnsi="Consolas"/>
          <w:lang w:val="en-GB"/>
        </w:rPr>
        <w:t xml:space="preserve"> {</w:t>
      </w:r>
    </w:p>
    <w:p w:rsidR="0086078A"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r1, r2: Reservation | r1 != r2 =&gt; r1.user != r2.user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&amp;&amp; r1.car != r2.car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lowBatteryCarUnderMaintenanceUnavailable</w:t>
      </w:r>
      <w:proofErr w:type="spellEnd"/>
      <w:r w:rsidRPr="008F2129">
        <w:rPr>
          <w:rFonts w:ascii="Consolas" w:hAnsi="Consolas"/>
          <w:lang w:val="en-GB"/>
        </w:rPr>
        <w:t xml:space="preserve"> {</w:t>
      </w:r>
    </w:p>
    <w:p w:rsidR="003E7744" w:rsidRPr="008F2129" w:rsidRDefault="0086078A" w:rsidP="00CE7C07">
      <w:pPr>
        <w:spacing w:after="0"/>
        <w:ind w:left="0" w:right="0" w:firstLine="0"/>
        <w:contextualSpacing/>
        <w:rPr>
          <w:rFonts w:ascii="Consolas" w:hAnsi="Consolas"/>
          <w:lang w:val="en-GB"/>
        </w:rPr>
      </w:pPr>
      <w:r>
        <w:rPr>
          <w:rFonts w:ascii="Consolas" w:hAnsi="Consolas"/>
          <w:lang w:val="en-GB"/>
        </w:rPr>
        <w:tab/>
      </w:r>
      <w:r w:rsidR="003E7744" w:rsidRPr="008F2129">
        <w:rPr>
          <w:rFonts w:ascii="Consolas" w:hAnsi="Consolas"/>
          <w:lang w:val="en-GB"/>
        </w:rPr>
        <w:t xml:space="preserve">all c: Car | </w:t>
      </w:r>
      <w:proofErr w:type="spellStart"/>
      <w:r w:rsidR="003E7744" w:rsidRPr="008F2129">
        <w:rPr>
          <w:rFonts w:ascii="Consolas" w:hAnsi="Consolas"/>
          <w:lang w:val="en-GB"/>
        </w:rPr>
        <w:t>c.batteryLevel</w:t>
      </w:r>
      <w:proofErr w:type="spellEnd"/>
      <w:r w:rsidR="003E7744" w:rsidRPr="008F2129">
        <w:rPr>
          <w:rFonts w:ascii="Consolas" w:hAnsi="Consolas"/>
          <w:lang w:val="en-GB"/>
        </w:rPr>
        <w:t xml:space="preserve"> in Low =&gt; </w:t>
      </w:r>
      <w:proofErr w:type="spellStart"/>
      <w:r w:rsidR="003E7744" w:rsidRPr="008F2129">
        <w:rPr>
          <w:rFonts w:ascii="Consolas" w:hAnsi="Consolas"/>
          <w:lang w:val="en-GB"/>
        </w:rPr>
        <w:t>c.maintenance</w:t>
      </w:r>
      <w:proofErr w:type="spellEnd"/>
      <w:r w:rsidR="003E7744" w:rsidRPr="008F2129">
        <w:rPr>
          <w:rFonts w:ascii="Consolas" w:hAnsi="Consolas"/>
          <w:lang w:val="en-GB"/>
        </w:rPr>
        <w:t xml:space="preserve"> = True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 xml:space="preserve">and </w:t>
      </w:r>
      <w:proofErr w:type="spellStart"/>
      <w:r w:rsidRPr="008F2129">
        <w:rPr>
          <w:rFonts w:ascii="Consolas" w:hAnsi="Consolas"/>
          <w:lang w:val="en-GB"/>
        </w:rPr>
        <w:t>c.available</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noPlugWithoutSpecial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p: </w:t>
      </w:r>
      <w:proofErr w:type="spellStart"/>
      <w:r w:rsidRPr="008F2129">
        <w:rPr>
          <w:rFonts w:ascii="Consolas" w:hAnsi="Consolas"/>
          <w:lang w:val="en-GB"/>
        </w:rPr>
        <w:t>PowerPlug</w:t>
      </w:r>
      <w:proofErr w:type="spellEnd"/>
      <w:r w:rsidRPr="008F2129">
        <w:rPr>
          <w:rFonts w:ascii="Consolas" w:hAnsi="Consolas"/>
          <w:lang w:val="en-GB"/>
        </w:rPr>
        <w:t xml:space="preserve"> | p not in </w:t>
      </w:r>
      <w:proofErr w:type="spellStart"/>
      <w:r w:rsidRPr="008F2129">
        <w:rPr>
          <w:rFonts w:ascii="Consolas" w:hAnsi="Consolas"/>
          <w:lang w:val="en-GB"/>
        </w:rPr>
        <w:t>SpecialParkingArea.plugs</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ASSERTIONS</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lowbatteryCarCannotBeReserved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r: Reservation | </w:t>
      </w:r>
      <w:proofErr w:type="spellStart"/>
      <w:r w:rsidRPr="008F2129">
        <w:rPr>
          <w:rFonts w:ascii="Consolas" w:hAnsi="Consolas"/>
          <w:lang w:val="en-GB"/>
        </w:rPr>
        <w:t>r.car.batteryLevel</w:t>
      </w:r>
      <w:proofErr w:type="spellEnd"/>
      <w:r w:rsidRPr="008F2129">
        <w:rPr>
          <w:rFonts w:ascii="Consolas" w:hAnsi="Consolas"/>
          <w:lang w:val="en-GB"/>
        </w:rPr>
        <w:t xml:space="preserve"> in Low</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lowbatteryCarsAreUnavailable</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c: Car | </w:t>
      </w:r>
      <w:proofErr w:type="spellStart"/>
      <w:r w:rsidRPr="008F2129">
        <w:rPr>
          <w:rFonts w:ascii="Consolas" w:hAnsi="Consolas"/>
          <w:lang w:val="en-GB"/>
        </w:rPr>
        <w:t>c.batteryLevel</w:t>
      </w:r>
      <w:proofErr w:type="spellEnd"/>
      <w:r w:rsidRPr="008F2129">
        <w:rPr>
          <w:rFonts w:ascii="Consolas" w:hAnsi="Consolas"/>
          <w:lang w:val="en-GB"/>
        </w:rPr>
        <w:t xml:space="preserve"> in Low =&gt; </w:t>
      </w:r>
      <w:proofErr w:type="spellStart"/>
      <w:r w:rsidRPr="008F2129">
        <w:rPr>
          <w:rFonts w:ascii="Consolas" w:hAnsi="Consolas"/>
          <w:lang w:val="en-GB"/>
        </w:rPr>
        <w:t>c.available</w:t>
      </w:r>
      <w:proofErr w:type="spellEnd"/>
      <w:r w:rsidRPr="008F2129">
        <w:rPr>
          <w:rFonts w:ascii="Consolas" w:hAnsi="Consolas"/>
          <w:lang w:val="en-GB"/>
        </w:rPr>
        <w:t xml:space="preserve">=False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 xml:space="preserve">and </w:t>
      </w:r>
      <w:proofErr w:type="spellStart"/>
      <w:r w:rsidRPr="008F2129">
        <w:rPr>
          <w:rFonts w:ascii="Consolas" w:hAnsi="Consolas"/>
          <w:lang w:val="en-GB"/>
        </w:rPr>
        <w:t>c.maintenance</w:t>
      </w:r>
      <w:proofErr w:type="spellEnd"/>
      <w:r w:rsidRPr="008F2129">
        <w:rPr>
          <w:rFonts w:ascii="Consolas" w:hAnsi="Consolas"/>
          <w:lang w:val="en-GB"/>
        </w:rPr>
        <w:t>=True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UserWithoutCreditCard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c: </w:t>
      </w:r>
      <w:proofErr w:type="spellStart"/>
      <w:r w:rsidRPr="008F2129">
        <w:rPr>
          <w:rFonts w:ascii="Consolas" w:hAnsi="Consolas"/>
          <w:lang w:val="en-GB"/>
        </w:rPr>
        <w:t>CreditCard</w:t>
      </w:r>
      <w:proofErr w:type="spellEnd"/>
      <w:r w:rsidRPr="008F2129">
        <w:rPr>
          <w:rFonts w:ascii="Consolas" w:hAnsi="Consolas"/>
          <w:lang w:val="en-GB"/>
        </w:rPr>
        <w:t xml:space="preserve"> | c not in </w:t>
      </w:r>
      <w:proofErr w:type="spellStart"/>
      <w:r w:rsidRPr="008F2129">
        <w:rPr>
          <w:rFonts w:ascii="Consolas" w:hAnsi="Consolas"/>
          <w:lang w:val="en-GB"/>
        </w:rPr>
        <w:t>User.credit</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noValidCreditCardWhenTheUserIsBlocked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u: User | </w:t>
      </w:r>
      <w:proofErr w:type="spellStart"/>
      <w:r w:rsidRPr="008F2129">
        <w:rPr>
          <w:rFonts w:ascii="Consolas" w:hAnsi="Consolas"/>
          <w:lang w:val="en-GB"/>
        </w:rPr>
        <w:t>u.blocked</w:t>
      </w:r>
      <w:proofErr w:type="spellEnd"/>
      <w:r w:rsidRPr="008F2129">
        <w:rPr>
          <w:rFonts w:ascii="Consolas" w:hAnsi="Consolas"/>
          <w:lang w:val="en-GB"/>
        </w:rPr>
        <w:t xml:space="preserve">=True =&gt;  </w:t>
      </w:r>
      <w:proofErr w:type="spellStart"/>
      <w:r w:rsidRPr="008F2129">
        <w:rPr>
          <w:rFonts w:ascii="Consolas" w:hAnsi="Consolas"/>
          <w:lang w:val="en-GB"/>
        </w:rPr>
        <w:t>u.credit.valid</w:t>
      </w:r>
      <w:proofErr w:type="spellEnd"/>
      <w:r w:rsidRPr="008F2129">
        <w:rPr>
          <w:rFonts w:ascii="Consolas" w:hAnsi="Consolas"/>
          <w:lang w:val="en-GB"/>
        </w:rPr>
        <w:t>=False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proofErr w:type="spellStart"/>
      <w:r w:rsidRPr="008F2129">
        <w:rPr>
          <w:rFonts w:ascii="Consolas" w:hAnsi="Consolas"/>
          <w:lang w:val="en-GB"/>
        </w:rPr>
        <w:t>pred</w:t>
      </w:r>
      <w:proofErr w:type="spellEnd"/>
      <w:r w:rsidRPr="008F2129">
        <w:rPr>
          <w:rFonts w:ascii="Consolas" w:hAnsi="Consolas"/>
          <w:lang w:val="en-GB"/>
        </w:rPr>
        <w:t xml:space="preserve"> show()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w:t>
      </w:r>
      <w:proofErr w:type="spellStart"/>
      <w:r w:rsidRPr="008F2129">
        <w:rPr>
          <w:rFonts w:ascii="Consolas" w:hAnsi="Consolas"/>
          <w:lang w:val="en-GB"/>
        </w:rPr>
        <w:t>PowerEnjoySystem</w:t>
      </w:r>
      <w:proofErr w:type="spellEnd"/>
      <w:r w:rsidRPr="008F2129">
        <w:rPr>
          <w:rFonts w:ascii="Consolas" w:hAnsi="Consolas"/>
          <w:lang w:val="en-GB"/>
        </w:rPr>
        <w:t xml:space="preserve"> = 1</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w:t>
      </w:r>
      <w:proofErr w:type="spellStart"/>
      <w:r w:rsidRPr="008F2129">
        <w:rPr>
          <w:rFonts w:ascii="Consolas" w:hAnsi="Consolas"/>
          <w:lang w:val="en-GB"/>
        </w:rPr>
        <w:t>ParkingArea</w:t>
      </w:r>
      <w:proofErr w:type="spellEnd"/>
      <w:r w:rsidRPr="008F2129">
        <w:rPr>
          <w:rFonts w:ascii="Consolas" w:hAnsi="Consolas"/>
          <w:lang w:val="en-GB"/>
        </w:rPr>
        <w:t xml:space="preserve"> =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w:t>
      </w:r>
      <w:proofErr w:type="spellStart"/>
      <w:r w:rsidRPr="008F2129">
        <w:rPr>
          <w:rFonts w:ascii="Consolas" w:hAnsi="Consolas"/>
          <w:lang w:val="en-GB"/>
        </w:rPr>
        <w:t>SpecialParkingArea</w:t>
      </w:r>
      <w:proofErr w:type="spellEnd"/>
      <w:r w:rsidRPr="008F2129">
        <w:rPr>
          <w:rFonts w:ascii="Consolas" w:hAnsi="Consolas"/>
          <w:lang w:val="en-GB"/>
        </w:rPr>
        <w:t xml:space="preserve"> = 2</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#Car =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run show for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lowbatteryCarCannotBeReserved</w:t>
      </w:r>
      <w:proofErr w:type="spellEnd"/>
      <w:r w:rsidRPr="008F2129">
        <w:rPr>
          <w:rFonts w:ascii="Consolas" w:hAnsi="Consolas"/>
          <w:lang w:val="en-GB"/>
        </w:rPr>
        <w:t xml:space="preserve"> for 4</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lowbatteryCarsAreUnavailable</w:t>
      </w:r>
      <w:proofErr w:type="spellEnd"/>
      <w:r w:rsidRPr="008F2129">
        <w:rPr>
          <w:rFonts w:ascii="Consolas" w:hAnsi="Consolas"/>
          <w:lang w:val="en-GB"/>
        </w:rPr>
        <w:t xml:space="preserve"> for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UserWithoutCreditCard</w:t>
      </w:r>
      <w:proofErr w:type="spellEnd"/>
      <w:r w:rsidRPr="008F2129">
        <w:rPr>
          <w:rFonts w:ascii="Consolas" w:hAnsi="Consolas"/>
          <w:lang w:val="en-GB"/>
        </w:rPr>
        <w:t xml:space="preserve"> for 4</w:t>
      </w:r>
    </w:p>
    <w:p w:rsidR="003300DB"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noValidCreditCardWhenTheUserIsBlocked</w:t>
      </w:r>
      <w:proofErr w:type="spellEnd"/>
      <w:r w:rsidRPr="008F2129">
        <w:rPr>
          <w:rFonts w:ascii="Consolas" w:hAnsi="Consolas"/>
          <w:lang w:val="en-GB"/>
        </w:rPr>
        <w:t xml:space="preserve"> for 4</w:t>
      </w:r>
    </w:p>
    <w:p w:rsidR="003E7744" w:rsidRPr="008F2129" w:rsidRDefault="003E7744" w:rsidP="00395C69">
      <w:pPr>
        <w:spacing w:after="0"/>
        <w:ind w:left="0" w:right="0" w:firstLine="0"/>
        <w:contextualSpacing/>
        <w:rPr>
          <w:rFonts w:ascii="Consolas" w:hAnsi="Consolas"/>
          <w:lang w:val="en-GB"/>
        </w:rPr>
      </w:pPr>
    </w:p>
    <w:p w:rsidR="00D55596" w:rsidRPr="008F2129" w:rsidRDefault="00D55596" w:rsidP="0086078A">
      <w:pPr>
        <w:pStyle w:val="Heading3"/>
        <w:numPr>
          <w:ilvl w:val="2"/>
          <w:numId w:val="5"/>
        </w:numPr>
        <w:ind w:left="426" w:right="0" w:hanging="426"/>
        <w:rPr>
          <w:rFonts w:asciiTheme="minorHAnsi" w:hAnsiTheme="minorHAnsi" w:cstheme="minorHAnsi"/>
          <w:b/>
          <w:color w:val="000000" w:themeColor="text1"/>
          <w:sz w:val="22"/>
          <w:lang w:val="en-GB"/>
        </w:rPr>
      </w:pPr>
      <w:bookmarkStart w:id="110" w:name="_Toc474229508"/>
      <w:r w:rsidRPr="008F2129">
        <w:rPr>
          <w:rFonts w:asciiTheme="minorHAnsi" w:hAnsiTheme="minorHAnsi" w:cstheme="minorHAnsi"/>
          <w:b/>
          <w:color w:val="000000" w:themeColor="text1"/>
          <w:sz w:val="22"/>
          <w:lang w:val="en-GB"/>
        </w:rPr>
        <w:lastRenderedPageBreak/>
        <w:t>Alloy Model</w:t>
      </w:r>
      <w:bookmarkEnd w:id="110"/>
    </w:p>
    <w:p w:rsidR="00D55596" w:rsidRPr="008F2129" w:rsidRDefault="00D61FB1" w:rsidP="00395C69">
      <w:pPr>
        <w:spacing w:after="120"/>
        <w:ind w:left="0" w:right="0" w:firstLine="0"/>
        <w:rPr>
          <w:b/>
          <w:sz w:val="22"/>
          <w:lang w:val="en-GB"/>
        </w:rPr>
      </w:pPr>
      <w:r w:rsidRPr="008F2129">
        <w:rPr>
          <w:noProof/>
        </w:rPr>
        <w:drawing>
          <wp:inline distT="0" distB="0" distL="0" distR="0" wp14:anchorId="7D223E4D" wp14:editId="3C14A811">
            <wp:extent cx="6865910" cy="3178369"/>
            <wp:effectExtent l="0" t="4128" r="7303" b="7302"/>
            <wp:docPr id="1104" name="Immagin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6901383" cy="3194790"/>
                    </a:xfrm>
                    <a:prstGeom prst="rect">
                      <a:avLst/>
                    </a:prstGeom>
                  </pic:spPr>
                </pic:pic>
              </a:graphicData>
            </a:graphic>
          </wp:inline>
        </w:drawing>
      </w:r>
    </w:p>
    <w:p w:rsidR="00D61FB1" w:rsidRPr="008F2129" w:rsidRDefault="00D61FB1" w:rsidP="00395C69">
      <w:pPr>
        <w:spacing w:after="120"/>
        <w:ind w:left="0" w:right="0" w:firstLine="0"/>
        <w:rPr>
          <w:b/>
          <w:sz w:val="22"/>
          <w:lang w:val="en-GB"/>
        </w:rPr>
      </w:pPr>
    </w:p>
    <w:p w:rsidR="00F354F9" w:rsidRPr="008F2129" w:rsidRDefault="00F354F9" w:rsidP="0086078A">
      <w:pPr>
        <w:pStyle w:val="Heading3"/>
        <w:numPr>
          <w:ilvl w:val="2"/>
          <w:numId w:val="5"/>
        </w:numPr>
        <w:ind w:left="426" w:right="0" w:hanging="426"/>
        <w:rPr>
          <w:rFonts w:asciiTheme="minorHAnsi" w:hAnsiTheme="minorHAnsi" w:cstheme="minorHAnsi"/>
          <w:b/>
          <w:color w:val="000000" w:themeColor="text1"/>
          <w:sz w:val="22"/>
          <w:lang w:val="en-GB"/>
        </w:rPr>
      </w:pPr>
      <w:bookmarkStart w:id="111" w:name="_Toc474229509"/>
      <w:r w:rsidRPr="008F2129">
        <w:rPr>
          <w:rFonts w:asciiTheme="minorHAnsi" w:hAnsiTheme="minorHAnsi" w:cstheme="minorHAnsi"/>
          <w:b/>
          <w:color w:val="000000" w:themeColor="text1"/>
          <w:sz w:val="22"/>
          <w:lang w:val="en-GB"/>
        </w:rPr>
        <w:t>Alloy Result</w:t>
      </w:r>
      <w:bookmarkEnd w:id="111"/>
    </w:p>
    <w:p w:rsidR="00F354F9" w:rsidRPr="008F2129" w:rsidRDefault="00F354F9" w:rsidP="00395C69">
      <w:pPr>
        <w:spacing w:after="120"/>
        <w:ind w:left="0" w:right="0" w:firstLine="0"/>
        <w:rPr>
          <w:b/>
          <w:sz w:val="22"/>
          <w:lang w:val="en-GB"/>
        </w:rPr>
      </w:pPr>
      <w:r w:rsidRPr="008F2129">
        <w:rPr>
          <w:noProof/>
        </w:rPr>
        <w:drawing>
          <wp:inline distT="0" distB="0" distL="0" distR="0" wp14:anchorId="587BAF16" wp14:editId="64F08DB4">
            <wp:extent cx="5495925" cy="1085850"/>
            <wp:effectExtent l="0" t="0" r="9525" b="0"/>
            <wp:docPr id="1103" name="Immagin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1085850"/>
                    </a:xfrm>
                    <a:prstGeom prst="rect">
                      <a:avLst/>
                    </a:prstGeom>
                  </pic:spPr>
                </pic:pic>
              </a:graphicData>
            </a:graphic>
          </wp:inline>
        </w:drawing>
      </w:r>
    </w:p>
    <w:p w:rsidR="00F354F9" w:rsidRPr="008F2129" w:rsidRDefault="00F354F9" w:rsidP="00395C69">
      <w:pPr>
        <w:spacing w:after="120"/>
        <w:ind w:left="0" w:right="0" w:firstLine="0"/>
        <w:rPr>
          <w:b/>
          <w:sz w:val="22"/>
          <w:lang w:val="en-GB"/>
        </w:rPr>
      </w:pPr>
    </w:p>
    <w:p w:rsidR="00C76D4C" w:rsidRPr="008F2129" w:rsidRDefault="00B57B64" w:rsidP="00CE7C07">
      <w:pPr>
        <w:pStyle w:val="Heading2"/>
        <w:numPr>
          <w:ilvl w:val="1"/>
          <w:numId w:val="5"/>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112" w:name="_Toc474229510"/>
      <w:r w:rsidR="00C76D4C" w:rsidRPr="008F2129">
        <w:rPr>
          <w:rFonts w:asciiTheme="minorHAnsi" w:hAnsiTheme="minorHAnsi" w:cstheme="minorHAnsi"/>
          <w:sz w:val="28"/>
          <w:szCs w:val="20"/>
          <w:lang w:val="en-GB"/>
        </w:rPr>
        <w:t>Used tools</w:t>
      </w:r>
      <w:bookmarkEnd w:id="112"/>
    </w:p>
    <w:p w:rsidR="00B57B64" w:rsidRPr="0086078A" w:rsidRDefault="00B57B64" w:rsidP="00CE7C07">
      <w:pPr>
        <w:pStyle w:val="ListParagraph"/>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StarUml</w:t>
      </w:r>
      <w:proofErr w:type="spellEnd"/>
      <w:r w:rsidRPr="0086078A">
        <w:rPr>
          <w:rFonts w:asciiTheme="minorHAnsi" w:hAnsiTheme="minorHAnsi" w:cstheme="minorHAnsi"/>
          <w:sz w:val="22"/>
          <w:szCs w:val="20"/>
          <w:lang w:val="en-GB"/>
        </w:rPr>
        <w:t>: draw of UML diagrams</w:t>
      </w:r>
    </w:p>
    <w:p w:rsidR="00B57B64" w:rsidRPr="0086078A" w:rsidRDefault="00B57B64" w:rsidP="00CE7C07">
      <w:pPr>
        <w:pStyle w:val="ListParagraph"/>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git: documentation versioning</w:t>
      </w:r>
    </w:p>
    <w:p w:rsidR="00B57B64" w:rsidRPr="0086078A" w:rsidRDefault="00B57B64" w:rsidP="00CE7C07">
      <w:pPr>
        <w:pStyle w:val="ListParagraph"/>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github</w:t>
      </w:r>
      <w:proofErr w:type="spellEnd"/>
      <w:r w:rsidRPr="0086078A">
        <w:rPr>
          <w:rFonts w:asciiTheme="minorHAnsi" w:hAnsiTheme="minorHAnsi" w:cstheme="minorHAnsi"/>
          <w:sz w:val="22"/>
          <w:szCs w:val="20"/>
          <w:lang w:val="en-GB"/>
        </w:rPr>
        <w:t>: online repository</w:t>
      </w:r>
    </w:p>
    <w:p w:rsidR="00B57B64" w:rsidRPr="0086078A" w:rsidRDefault="00B57B64" w:rsidP="00CE7C07">
      <w:pPr>
        <w:pStyle w:val="ListParagraph"/>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ReText</w:t>
      </w:r>
      <w:proofErr w:type="spellEnd"/>
      <w:r w:rsidRPr="0086078A">
        <w:rPr>
          <w:rFonts w:asciiTheme="minorHAnsi" w:hAnsiTheme="minorHAnsi" w:cstheme="minorHAnsi"/>
          <w:sz w:val="22"/>
          <w:szCs w:val="20"/>
          <w:lang w:val="en-GB"/>
        </w:rPr>
        <w:t xml:space="preserve">: writing text and first </w:t>
      </w:r>
      <w:proofErr w:type="spellStart"/>
      <w:r w:rsidRPr="0086078A">
        <w:rPr>
          <w:rFonts w:asciiTheme="minorHAnsi" w:hAnsiTheme="minorHAnsi" w:cstheme="minorHAnsi"/>
          <w:sz w:val="22"/>
          <w:szCs w:val="20"/>
          <w:lang w:val="en-GB"/>
        </w:rPr>
        <w:t>MarkUp</w:t>
      </w:r>
      <w:proofErr w:type="spellEnd"/>
    </w:p>
    <w:p w:rsidR="00B57B64" w:rsidRPr="0086078A" w:rsidRDefault="00B57B64" w:rsidP="00CE7C07">
      <w:pPr>
        <w:pStyle w:val="ListParagraph"/>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 xml:space="preserve">Microsoft Word: assembling document and check </w:t>
      </w:r>
      <w:proofErr w:type="spellStart"/>
      <w:r w:rsidRPr="0086078A">
        <w:rPr>
          <w:rFonts w:asciiTheme="minorHAnsi" w:hAnsiTheme="minorHAnsi" w:cstheme="minorHAnsi"/>
          <w:sz w:val="22"/>
          <w:szCs w:val="20"/>
          <w:lang w:val="en-GB"/>
        </w:rPr>
        <w:t>ortography</w:t>
      </w:r>
      <w:proofErr w:type="spellEnd"/>
    </w:p>
    <w:p w:rsidR="00B57B64" w:rsidRPr="0086078A" w:rsidRDefault="00B57B64" w:rsidP="00CE7C07">
      <w:pPr>
        <w:pStyle w:val="ListParagraph"/>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Alloy Analyzer: system modelling</w:t>
      </w:r>
    </w:p>
    <w:p w:rsidR="00B57B64" w:rsidRPr="0086078A" w:rsidRDefault="00B57B64" w:rsidP="00CE7C07">
      <w:pPr>
        <w:pStyle w:val="ListParagraph"/>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Balsamiq</w:t>
      </w:r>
      <w:proofErr w:type="spellEnd"/>
      <w:r w:rsidRPr="0086078A">
        <w:rPr>
          <w:rFonts w:asciiTheme="minorHAnsi" w:hAnsiTheme="minorHAnsi" w:cstheme="minorHAnsi"/>
          <w:sz w:val="22"/>
          <w:szCs w:val="20"/>
          <w:lang w:val="en-GB"/>
        </w:rPr>
        <w:t xml:space="preserve">: drawing </w:t>
      </w:r>
      <w:proofErr w:type="spellStart"/>
      <w:r w:rsidRPr="0086078A">
        <w:rPr>
          <w:rFonts w:asciiTheme="minorHAnsi" w:hAnsiTheme="minorHAnsi" w:cstheme="minorHAnsi"/>
          <w:sz w:val="22"/>
          <w:szCs w:val="20"/>
          <w:lang w:val="en-GB"/>
        </w:rPr>
        <w:t>mockups</w:t>
      </w:r>
      <w:proofErr w:type="spellEnd"/>
    </w:p>
    <w:p w:rsidR="00B57B64" w:rsidRPr="0086078A" w:rsidRDefault="00B57B64" w:rsidP="00CE7C07">
      <w:pPr>
        <w:pStyle w:val="ListParagraph"/>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 xml:space="preserve">Asana: </w:t>
      </w:r>
      <w:proofErr w:type="spellStart"/>
      <w:r w:rsidRPr="0086078A">
        <w:rPr>
          <w:rFonts w:asciiTheme="minorHAnsi" w:hAnsiTheme="minorHAnsi" w:cstheme="minorHAnsi"/>
          <w:sz w:val="22"/>
          <w:szCs w:val="20"/>
          <w:lang w:val="en-GB"/>
        </w:rPr>
        <w:t>progect</w:t>
      </w:r>
      <w:proofErr w:type="spellEnd"/>
      <w:r w:rsidRPr="0086078A">
        <w:rPr>
          <w:rFonts w:asciiTheme="minorHAnsi" w:hAnsiTheme="minorHAnsi" w:cstheme="minorHAnsi"/>
          <w:sz w:val="22"/>
          <w:szCs w:val="20"/>
          <w:lang w:val="en-GB"/>
        </w:rPr>
        <w:t xml:space="preserve"> management - track task</w:t>
      </w:r>
    </w:p>
    <w:p w:rsidR="00F60EB9" w:rsidRPr="008F2129" w:rsidRDefault="00F60EB9" w:rsidP="00CE7C07">
      <w:pPr>
        <w:ind w:left="0" w:right="0" w:firstLine="0"/>
        <w:rPr>
          <w:sz w:val="22"/>
          <w:lang w:val="en-GB"/>
        </w:rPr>
      </w:pPr>
    </w:p>
    <w:p w:rsidR="00C76D4C" w:rsidRPr="008F2129" w:rsidRDefault="00F60EB9" w:rsidP="00CE7C07">
      <w:pPr>
        <w:pStyle w:val="Heading2"/>
        <w:numPr>
          <w:ilvl w:val="1"/>
          <w:numId w:val="5"/>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113" w:name="_Toc474229511"/>
      <w:r w:rsidR="00C76D4C" w:rsidRPr="008F2129">
        <w:rPr>
          <w:rFonts w:asciiTheme="minorHAnsi" w:hAnsiTheme="minorHAnsi" w:cstheme="minorHAnsi"/>
          <w:sz w:val="28"/>
          <w:szCs w:val="20"/>
          <w:lang w:val="en-GB"/>
        </w:rPr>
        <w:t>Hours of work</w:t>
      </w:r>
      <w:bookmarkEnd w:id="113"/>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80"/>
        <w:gridCol w:w="1781"/>
        <w:gridCol w:w="1781"/>
        <w:gridCol w:w="1781"/>
      </w:tblGrid>
      <w:tr w:rsidR="0086078A" w:rsidTr="00F757AD">
        <w:tc>
          <w:tcPr>
            <w:tcW w:w="1780" w:type="dxa"/>
          </w:tcPr>
          <w:p w:rsidR="0086078A" w:rsidRPr="00F757AD" w:rsidRDefault="00F757AD" w:rsidP="00395C69">
            <w:pPr>
              <w:ind w:left="0" w:right="0" w:firstLine="0"/>
              <w:rPr>
                <w:rFonts w:asciiTheme="minorHAnsi" w:hAnsiTheme="minorHAnsi" w:cstheme="minorHAnsi"/>
                <w:b/>
                <w:sz w:val="22"/>
                <w:lang w:val="en-GB"/>
              </w:rPr>
            </w:pPr>
            <w:r>
              <w:rPr>
                <w:rFonts w:asciiTheme="minorHAnsi" w:hAnsiTheme="minorHAnsi" w:cstheme="minorHAnsi"/>
                <w:b/>
                <w:sz w:val="22"/>
                <w:lang w:val="en-GB"/>
              </w:rPr>
              <w:t>Day</w:t>
            </w:r>
          </w:p>
        </w:tc>
        <w:tc>
          <w:tcPr>
            <w:tcW w:w="1781" w:type="dxa"/>
          </w:tcPr>
          <w:p w:rsidR="0086078A" w:rsidRPr="00F757AD" w:rsidRDefault="0086078A" w:rsidP="00395C69">
            <w:pPr>
              <w:ind w:left="0" w:right="0" w:firstLine="0"/>
              <w:rPr>
                <w:rFonts w:asciiTheme="minorHAnsi" w:hAnsiTheme="minorHAnsi" w:cstheme="minorHAnsi"/>
                <w:b/>
                <w:sz w:val="22"/>
                <w:lang w:val="en-GB"/>
              </w:rPr>
            </w:pPr>
            <w:r w:rsidRPr="00F757AD">
              <w:rPr>
                <w:rFonts w:asciiTheme="minorHAnsi" w:hAnsiTheme="minorHAnsi" w:cstheme="minorHAnsi"/>
                <w:b/>
                <w:sz w:val="22"/>
                <w:lang w:val="en-GB"/>
              </w:rPr>
              <w:t>Sergio Caprara</w:t>
            </w:r>
          </w:p>
        </w:tc>
        <w:tc>
          <w:tcPr>
            <w:tcW w:w="1781" w:type="dxa"/>
          </w:tcPr>
          <w:p w:rsidR="0086078A" w:rsidRPr="00F757AD" w:rsidRDefault="0086078A" w:rsidP="00395C69">
            <w:pPr>
              <w:ind w:left="0" w:right="0" w:firstLine="0"/>
              <w:rPr>
                <w:rFonts w:asciiTheme="minorHAnsi" w:hAnsiTheme="minorHAnsi" w:cstheme="minorHAnsi"/>
                <w:b/>
                <w:sz w:val="22"/>
                <w:lang w:val="en-GB"/>
              </w:rPr>
            </w:pPr>
            <w:proofErr w:type="spellStart"/>
            <w:r w:rsidRPr="00F757AD">
              <w:rPr>
                <w:rFonts w:asciiTheme="minorHAnsi" w:hAnsiTheme="minorHAnsi" w:cstheme="minorHAnsi"/>
                <w:b/>
                <w:sz w:val="22"/>
                <w:lang w:val="en-GB"/>
              </w:rPr>
              <w:t>Soheil</w:t>
            </w:r>
            <w:proofErr w:type="spellEnd"/>
            <w:r w:rsidRPr="00F757AD">
              <w:rPr>
                <w:rFonts w:asciiTheme="minorHAnsi" w:hAnsiTheme="minorHAnsi" w:cstheme="minorHAnsi"/>
                <w:b/>
                <w:sz w:val="22"/>
                <w:lang w:val="en-GB"/>
              </w:rPr>
              <w:t xml:space="preserve"> </w:t>
            </w:r>
            <w:proofErr w:type="spellStart"/>
            <w:r w:rsidRPr="00F757AD">
              <w:rPr>
                <w:rFonts w:asciiTheme="minorHAnsi" w:hAnsiTheme="minorHAnsi" w:cstheme="minorHAnsi"/>
                <w:b/>
                <w:sz w:val="22"/>
                <w:lang w:val="en-GB"/>
              </w:rPr>
              <w:t>Ghanbari</w:t>
            </w:r>
            <w:proofErr w:type="spellEnd"/>
          </w:p>
        </w:tc>
        <w:tc>
          <w:tcPr>
            <w:tcW w:w="1781" w:type="dxa"/>
          </w:tcPr>
          <w:p w:rsidR="0086078A" w:rsidRPr="00F757AD" w:rsidRDefault="0086078A" w:rsidP="00395C69">
            <w:pPr>
              <w:ind w:left="0" w:right="0" w:firstLine="0"/>
              <w:rPr>
                <w:rFonts w:asciiTheme="minorHAnsi" w:hAnsiTheme="minorHAnsi" w:cstheme="minorHAnsi"/>
                <w:b/>
                <w:sz w:val="22"/>
                <w:lang w:val="en-GB"/>
              </w:rPr>
            </w:pPr>
            <w:r w:rsidRPr="00F757AD">
              <w:rPr>
                <w:rFonts w:asciiTheme="minorHAnsi" w:hAnsiTheme="minorHAnsi" w:cstheme="minorHAnsi"/>
                <w:b/>
                <w:sz w:val="22"/>
                <w:lang w:val="en-GB"/>
              </w:rPr>
              <w:t>Erica Tinti</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25/10/2016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26/10/2016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27/10/2016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1.5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28/10/2016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29/10/2016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30/10/2016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31/10/2016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01/11/2016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02/11/2016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03/11/2016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04/11/2016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05/11/2016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06/11/2016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07/11/2016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5.5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lastRenderedPageBreak/>
              <w:t>08/11/2016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09/11/2016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10/11/2016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1.5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11/11/2016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12/11/2016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8</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8</w:t>
            </w:r>
          </w:p>
        </w:tc>
      </w:tr>
      <w:tr w:rsidR="0086078A" w:rsidTr="00F757AD">
        <w:trPr>
          <w:trHeight w:val="174"/>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13/11/2016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11</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13</w:t>
            </w:r>
          </w:p>
        </w:tc>
      </w:tr>
      <w:tr w:rsidR="00F757AD" w:rsidTr="00F757AD">
        <w:tc>
          <w:tcPr>
            <w:tcW w:w="1780" w:type="dxa"/>
          </w:tcPr>
          <w:p w:rsidR="00F757AD" w:rsidRPr="00F757AD" w:rsidRDefault="00F757AD" w:rsidP="00395C69">
            <w:pPr>
              <w:ind w:left="0" w:right="0" w:firstLine="0"/>
              <w:rPr>
                <w:rFonts w:asciiTheme="minorHAnsi" w:hAnsiTheme="minorHAnsi" w:cstheme="minorHAnsi"/>
                <w:b/>
                <w:sz w:val="22"/>
                <w:lang w:val="en-GB"/>
              </w:rPr>
            </w:pPr>
            <w:r w:rsidRPr="00F757AD">
              <w:rPr>
                <w:rFonts w:asciiTheme="minorHAnsi" w:hAnsiTheme="minorHAnsi" w:cstheme="minorHAnsi"/>
                <w:b/>
                <w:sz w:val="22"/>
                <w:lang w:val="en-GB"/>
              </w:rPr>
              <w:t>Total</w:t>
            </w:r>
          </w:p>
        </w:tc>
        <w:tc>
          <w:tcPr>
            <w:tcW w:w="1781" w:type="dxa"/>
          </w:tcPr>
          <w:p w:rsidR="00F757AD" w:rsidRPr="00F757AD" w:rsidRDefault="00F757AD" w:rsidP="00F757AD">
            <w:pPr>
              <w:ind w:left="0" w:right="0" w:firstLine="0"/>
              <w:jc w:val="center"/>
              <w:rPr>
                <w:rFonts w:asciiTheme="minorHAnsi" w:hAnsiTheme="minorHAnsi" w:cstheme="minorHAnsi"/>
                <w:b/>
                <w:sz w:val="22"/>
                <w:lang w:val="en-GB"/>
              </w:rPr>
            </w:pPr>
            <w:r>
              <w:rPr>
                <w:rFonts w:asciiTheme="minorHAnsi" w:hAnsiTheme="minorHAnsi" w:cstheme="minorHAnsi"/>
                <w:b/>
                <w:sz w:val="22"/>
                <w:lang w:val="en-GB"/>
              </w:rPr>
              <w:t>61</w:t>
            </w:r>
          </w:p>
        </w:tc>
        <w:tc>
          <w:tcPr>
            <w:tcW w:w="1781" w:type="dxa"/>
          </w:tcPr>
          <w:p w:rsidR="00F757AD" w:rsidRPr="00F757AD" w:rsidRDefault="00F757AD" w:rsidP="00F757AD">
            <w:pPr>
              <w:ind w:left="0" w:right="0" w:firstLine="0"/>
              <w:jc w:val="center"/>
              <w:rPr>
                <w:rFonts w:asciiTheme="minorHAnsi" w:hAnsiTheme="minorHAnsi" w:cstheme="minorHAnsi"/>
                <w:b/>
                <w:sz w:val="22"/>
                <w:lang w:val="en-GB"/>
              </w:rPr>
            </w:pPr>
            <w:r>
              <w:rPr>
                <w:rFonts w:asciiTheme="minorHAnsi" w:hAnsiTheme="minorHAnsi" w:cstheme="minorHAnsi"/>
                <w:b/>
                <w:sz w:val="22"/>
                <w:lang w:val="en-GB"/>
              </w:rPr>
              <w:t>42</w:t>
            </w:r>
          </w:p>
        </w:tc>
        <w:tc>
          <w:tcPr>
            <w:tcW w:w="1781" w:type="dxa"/>
          </w:tcPr>
          <w:p w:rsidR="00F757AD" w:rsidRPr="00F757AD" w:rsidRDefault="00F757AD" w:rsidP="00F757AD">
            <w:pPr>
              <w:ind w:left="0" w:right="0" w:firstLine="0"/>
              <w:jc w:val="center"/>
              <w:rPr>
                <w:rFonts w:asciiTheme="minorHAnsi" w:hAnsiTheme="minorHAnsi" w:cstheme="minorHAnsi"/>
                <w:b/>
                <w:sz w:val="22"/>
                <w:lang w:val="en-GB"/>
              </w:rPr>
            </w:pPr>
            <w:r>
              <w:rPr>
                <w:rFonts w:asciiTheme="minorHAnsi" w:hAnsiTheme="minorHAnsi" w:cstheme="minorHAnsi"/>
                <w:b/>
                <w:sz w:val="22"/>
                <w:lang w:val="en-GB"/>
              </w:rPr>
              <w:t>53</w:t>
            </w:r>
          </w:p>
        </w:tc>
      </w:tr>
    </w:tbl>
    <w:p w:rsidR="0086078A" w:rsidRDefault="0086078A" w:rsidP="00395C69">
      <w:pPr>
        <w:ind w:left="0" w:right="0" w:firstLine="0"/>
        <w:rPr>
          <w:b/>
          <w:sz w:val="22"/>
          <w:lang w:val="en-GB"/>
        </w:rPr>
      </w:pPr>
    </w:p>
    <w:p w:rsidR="00607C92" w:rsidRPr="008F2129" w:rsidRDefault="00607C92" w:rsidP="00395C69">
      <w:pPr>
        <w:spacing w:after="160" w:line="259" w:lineRule="auto"/>
        <w:ind w:left="0" w:right="0" w:firstLine="0"/>
        <w:jc w:val="left"/>
        <w:rPr>
          <w:rFonts w:asciiTheme="minorHAnsi" w:eastAsiaTheme="minorEastAsia" w:hAnsiTheme="minorHAnsi" w:cstheme="minorBidi"/>
          <w:color w:val="auto"/>
          <w:sz w:val="24"/>
          <w:lang w:val="en-GB"/>
        </w:rPr>
      </w:pPr>
    </w:p>
    <w:sectPr w:rsidR="00607C92" w:rsidRPr="008F2129" w:rsidSect="00395C69">
      <w:footerReference w:type="even" r:id="rId30"/>
      <w:footerReference w:type="default" r:id="rId31"/>
      <w:footerReference w:type="first" r:id="rId32"/>
      <w:pgSz w:w="12240" w:h="15840" w:code="1"/>
      <w:pgMar w:top="2472" w:right="2459"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77D" w:rsidRDefault="00AC677D">
      <w:pPr>
        <w:spacing w:after="0" w:line="240" w:lineRule="auto"/>
      </w:pPr>
      <w:r>
        <w:separator/>
      </w:r>
    </w:p>
  </w:endnote>
  <w:endnote w:type="continuationSeparator" w:id="0">
    <w:p w:rsidR="00AC677D" w:rsidRDefault="00AC6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3F9" w:rsidRDefault="009D03F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3F9" w:rsidRDefault="009D03F9" w:rsidP="00395C69">
    <w:pPr>
      <w:spacing w:after="0" w:line="259" w:lineRule="auto"/>
      <w:ind w:left="0" w:right="45" w:firstLine="0"/>
      <w:jc w:val="center"/>
    </w:pPr>
    <w:r>
      <w:fldChar w:fldCharType="begin"/>
    </w:r>
    <w:r>
      <w:instrText xml:space="preserve"> PAGE   \* MERGEFORMAT </w:instrText>
    </w:r>
    <w:r>
      <w:fldChar w:fldCharType="separate"/>
    </w:r>
    <w:r w:rsidR="00AF4300">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3F9" w:rsidRDefault="009D03F9" w:rsidP="00395C69">
    <w:pPr>
      <w:spacing w:after="0" w:line="259" w:lineRule="auto"/>
      <w:ind w:left="0" w:right="45" w:firstLine="0"/>
      <w:jc w:val="center"/>
    </w:pPr>
    <w:r>
      <w:fldChar w:fldCharType="begin"/>
    </w:r>
    <w:r>
      <w:instrText xml:space="preserve"> PAGE   \* MERGEFORMAT </w:instrText>
    </w:r>
    <w:r>
      <w:fldChar w:fldCharType="separate"/>
    </w:r>
    <w:r w:rsidR="00AF430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77D" w:rsidRDefault="00AC677D">
      <w:pPr>
        <w:spacing w:after="0" w:line="240" w:lineRule="auto"/>
      </w:pPr>
      <w:r>
        <w:separator/>
      </w:r>
    </w:p>
  </w:footnote>
  <w:footnote w:type="continuationSeparator" w:id="0">
    <w:p w:rsidR="00AC677D" w:rsidRDefault="00AC6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F0D8A"/>
    <w:multiLevelType w:val="hybridMultilevel"/>
    <w:tmpl w:val="5FC2E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900894"/>
    <w:multiLevelType w:val="hybridMultilevel"/>
    <w:tmpl w:val="9F421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D35E2E"/>
    <w:multiLevelType w:val="hybridMultilevel"/>
    <w:tmpl w:val="9B1859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3A19AA"/>
    <w:multiLevelType w:val="hybridMultilevel"/>
    <w:tmpl w:val="744E55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5" w15:restartNumberingAfterBreak="0">
    <w:nsid w:val="1A770835"/>
    <w:multiLevelType w:val="hybridMultilevel"/>
    <w:tmpl w:val="0D12E3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0B089D"/>
    <w:multiLevelType w:val="hybridMultilevel"/>
    <w:tmpl w:val="436853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FD3101"/>
    <w:multiLevelType w:val="hybridMultilevel"/>
    <w:tmpl w:val="8048CA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293A6D"/>
    <w:multiLevelType w:val="hybridMultilevel"/>
    <w:tmpl w:val="6DF0F3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0D60B0"/>
    <w:multiLevelType w:val="multilevel"/>
    <w:tmpl w:val="C10C685C"/>
    <w:lvl w:ilvl="0">
      <w:start w:val="1"/>
      <w:numFmt w:val="decimal"/>
      <w:lvlText w:val="%1."/>
      <w:lvlJc w:val="left"/>
      <w:pPr>
        <w:ind w:left="388" w:hanging="360"/>
      </w:pPr>
      <w:rPr>
        <w:rFonts w:hint="default"/>
        <w:sz w:val="32"/>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2F371990"/>
    <w:multiLevelType w:val="hybridMultilevel"/>
    <w:tmpl w:val="A66296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E142CD"/>
    <w:multiLevelType w:val="hybridMultilevel"/>
    <w:tmpl w:val="DF848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075864"/>
    <w:multiLevelType w:val="hybridMultilevel"/>
    <w:tmpl w:val="5AB443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94F587A"/>
    <w:multiLevelType w:val="hybridMultilevel"/>
    <w:tmpl w:val="FFECB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31A0F0A"/>
    <w:multiLevelType w:val="hybridMultilevel"/>
    <w:tmpl w:val="69569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815913"/>
    <w:multiLevelType w:val="hybridMultilevel"/>
    <w:tmpl w:val="4BF0A1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7" w15:restartNumberingAfterBreak="0">
    <w:nsid w:val="50580B40"/>
    <w:multiLevelType w:val="hybridMultilevel"/>
    <w:tmpl w:val="B0589D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4410310"/>
    <w:multiLevelType w:val="hybridMultilevel"/>
    <w:tmpl w:val="57DCE9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8A5ECC"/>
    <w:multiLevelType w:val="hybridMultilevel"/>
    <w:tmpl w:val="2A9AA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829649D"/>
    <w:multiLevelType w:val="hybridMultilevel"/>
    <w:tmpl w:val="ADF2D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96D64B4"/>
    <w:multiLevelType w:val="hybridMultilevel"/>
    <w:tmpl w:val="41EEBE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3" w15:restartNumberingAfterBreak="0">
    <w:nsid w:val="5BAB0567"/>
    <w:multiLevelType w:val="hybridMultilevel"/>
    <w:tmpl w:val="EF3EA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B864150"/>
    <w:multiLevelType w:val="hybridMultilevel"/>
    <w:tmpl w:val="22DA7A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D3845FC"/>
    <w:multiLevelType w:val="hybridMultilevel"/>
    <w:tmpl w:val="1910DE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E417040"/>
    <w:multiLevelType w:val="hybridMultilevel"/>
    <w:tmpl w:val="37260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F7D5A0A"/>
    <w:multiLevelType w:val="hybridMultilevel"/>
    <w:tmpl w:val="F1561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A41A00"/>
    <w:multiLevelType w:val="hybridMultilevel"/>
    <w:tmpl w:val="610EF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5371B7A"/>
    <w:multiLevelType w:val="multilevel"/>
    <w:tmpl w:val="DB32A99A"/>
    <w:lvl w:ilvl="0">
      <w:start w:val="2"/>
      <w:numFmt w:val="decimal"/>
      <w:lvlText w:val="%1."/>
      <w:lvlJc w:val="left"/>
      <w:pPr>
        <w:ind w:left="388" w:hanging="360"/>
      </w:pPr>
      <w:rPr>
        <w:rFonts w:hint="default"/>
        <w:sz w:val="32"/>
        <w:szCs w:val="32"/>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30" w15:restartNumberingAfterBreak="0">
    <w:nsid w:val="75CC7731"/>
    <w:multiLevelType w:val="hybridMultilevel"/>
    <w:tmpl w:val="EA822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B8B593F"/>
    <w:multiLevelType w:val="hybridMultilevel"/>
    <w:tmpl w:val="FB22F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C757796"/>
    <w:multiLevelType w:val="hybridMultilevel"/>
    <w:tmpl w:val="0C464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E0A1D7C"/>
    <w:multiLevelType w:val="hybridMultilevel"/>
    <w:tmpl w:val="A4AC0C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9"/>
  </w:num>
  <w:num w:numId="4">
    <w:abstractNumId w:val="4"/>
  </w:num>
  <w:num w:numId="5">
    <w:abstractNumId w:val="29"/>
  </w:num>
  <w:num w:numId="6">
    <w:abstractNumId w:val="22"/>
  </w:num>
  <w:num w:numId="7">
    <w:abstractNumId w:val="3"/>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2"/>
  </w:num>
  <w:num w:numId="11">
    <w:abstractNumId w:val="30"/>
  </w:num>
  <w:num w:numId="12">
    <w:abstractNumId w:val="31"/>
  </w:num>
  <w:num w:numId="13">
    <w:abstractNumId w:val="27"/>
  </w:num>
  <w:num w:numId="14">
    <w:abstractNumId w:val="5"/>
  </w:num>
  <w:num w:numId="15">
    <w:abstractNumId w:val="10"/>
  </w:num>
  <w:num w:numId="16">
    <w:abstractNumId w:val="17"/>
  </w:num>
  <w:num w:numId="17">
    <w:abstractNumId w:val="25"/>
  </w:num>
  <w:num w:numId="18">
    <w:abstractNumId w:val="19"/>
  </w:num>
  <w:num w:numId="19">
    <w:abstractNumId w:val="21"/>
  </w:num>
  <w:num w:numId="20">
    <w:abstractNumId w:val="0"/>
  </w:num>
  <w:num w:numId="21">
    <w:abstractNumId w:val="15"/>
  </w:num>
  <w:num w:numId="22">
    <w:abstractNumId w:val="8"/>
  </w:num>
  <w:num w:numId="23">
    <w:abstractNumId w:val="20"/>
  </w:num>
  <w:num w:numId="24">
    <w:abstractNumId w:val="28"/>
  </w:num>
  <w:num w:numId="25">
    <w:abstractNumId w:val="12"/>
  </w:num>
  <w:num w:numId="26">
    <w:abstractNumId w:val="33"/>
  </w:num>
  <w:num w:numId="27">
    <w:abstractNumId w:val="1"/>
  </w:num>
  <w:num w:numId="28">
    <w:abstractNumId w:val="2"/>
  </w:num>
  <w:num w:numId="29">
    <w:abstractNumId w:val="23"/>
  </w:num>
  <w:num w:numId="30">
    <w:abstractNumId w:val="14"/>
  </w:num>
  <w:num w:numId="31">
    <w:abstractNumId w:val="18"/>
  </w:num>
  <w:num w:numId="32">
    <w:abstractNumId w:val="26"/>
  </w:num>
  <w:num w:numId="33">
    <w:abstractNumId w:val="7"/>
  </w:num>
  <w:num w:numId="34">
    <w:abstractNumId w:val="11"/>
  </w:num>
  <w:num w:numId="35">
    <w:abstractNumId w:val="1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nti Erica">
    <w15:presenceInfo w15:providerId="AD" w15:userId="S-1-5-21-417365229-399659180-1714775081-1911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11723"/>
    <w:rsid w:val="00014785"/>
    <w:rsid w:val="00014BDC"/>
    <w:rsid w:val="00030866"/>
    <w:rsid w:val="0003330E"/>
    <w:rsid w:val="000B26A5"/>
    <w:rsid w:val="000C1C34"/>
    <w:rsid w:val="000D04AF"/>
    <w:rsid w:val="000E142B"/>
    <w:rsid w:val="001103F7"/>
    <w:rsid w:val="00126AE1"/>
    <w:rsid w:val="00134F2B"/>
    <w:rsid w:val="00172981"/>
    <w:rsid w:val="001773F5"/>
    <w:rsid w:val="00182B85"/>
    <w:rsid w:val="001946BC"/>
    <w:rsid w:val="001A0718"/>
    <w:rsid w:val="001B67CB"/>
    <w:rsid w:val="001C675E"/>
    <w:rsid w:val="001D6370"/>
    <w:rsid w:val="00205F5F"/>
    <w:rsid w:val="00217566"/>
    <w:rsid w:val="00282EF4"/>
    <w:rsid w:val="0029729B"/>
    <w:rsid w:val="002A681E"/>
    <w:rsid w:val="002D3827"/>
    <w:rsid w:val="0030151D"/>
    <w:rsid w:val="00320906"/>
    <w:rsid w:val="00325371"/>
    <w:rsid w:val="003300DB"/>
    <w:rsid w:val="0033247F"/>
    <w:rsid w:val="00354212"/>
    <w:rsid w:val="003768A7"/>
    <w:rsid w:val="0039268F"/>
    <w:rsid w:val="00395C69"/>
    <w:rsid w:val="003C0B7D"/>
    <w:rsid w:val="003C3D0E"/>
    <w:rsid w:val="003E7744"/>
    <w:rsid w:val="003F0195"/>
    <w:rsid w:val="003F245E"/>
    <w:rsid w:val="0040554C"/>
    <w:rsid w:val="00453D40"/>
    <w:rsid w:val="0049705F"/>
    <w:rsid w:val="004A6BED"/>
    <w:rsid w:val="004C6277"/>
    <w:rsid w:val="00505489"/>
    <w:rsid w:val="00532C41"/>
    <w:rsid w:val="005437AC"/>
    <w:rsid w:val="00552690"/>
    <w:rsid w:val="00557357"/>
    <w:rsid w:val="005A0E8E"/>
    <w:rsid w:val="005A207D"/>
    <w:rsid w:val="005B0F53"/>
    <w:rsid w:val="005D798A"/>
    <w:rsid w:val="005E3BE5"/>
    <w:rsid w:val="005E4E15"/>
    <w:rsid w:val="006043D9"/>
    <w:rsid w:val="00607C92"/>
    <w:rsid w:val="00633E3D"/>
    <w:rsid w:val="006423DB"/>
    <w:rsid w:val="00642635"/>
    <w:rsid w:val="00683D5B"/>
    <w:rsid w:val="006B1BA1"/>
    <w:rsid w:val="006D213E"/>
    <w:rsid w:val="006D79F1"/>
    <w:rsid w:val="0071646D"/>
    <w:rsid w:val="00747232"/>
    <w:rsid w:val="0076099B"/>
    <w:rsid w:val="0078254E"/>
    <w:rsid w:val="007E788B"/>
    <w:rsid w:val="00814F4D"/>
    <w:rsid w:val="0086078A"/>
    <w:rsid w:val="008C12B8"/>
    <w:rsid w:val="008E2524"/>
    <w:rsid w:val="008E72E4"/>
    <w:rsid w:val="008F1CB5"/>
    <w:rsid w:val="008F2129"/>
    <w:rsid w:val="008F439C"/>
    <w:rsid w:val="00905182"/>
    <w:rsid w:val="00937DDB"/>
    <w:rsid w:val="009436B8"/>
    <w:rsid w:val="00974E97"/>
    <w:rsid w:val="009B688B"/>
    <w:rsid w:val="009D03F9"/>
    <w:rsid w:val="009F0D55"/>
    <w:rsid w:val="00A14F72"/>
    <w:rsid w:val="00A1660A"/>
    <w:rsid w:val="00A22F96"/>
    <w:rsid w:val="00A2439E"/>
    <w:rsid w:val="00A568D1"/>
    <w:rsid w:val="00A90CB5"/>
    <w:rsid w:val="00A92E46"/>
    <w:rsid w:val="00AC0B08"/>
    <w:rsid w:val="00AC677D"/>
    <w:rsid w:val="00AF4300"/>
    <w:rsid w:val="00AF5617"/>
    <w:rsid w:val="00AF7ADF"/>
    <w:rsid w:val="00B332C4"/>
    <w:rsid w:val="00B5063C"/>
    <w:rsid w:val="00B54F59"/>
    <w:rsid w:val="00B57B64"/>
    <w:rsid w:val="00B85A0A"/>
    <w:rsid w:val="00B92E62"/>
    <w:rsid w:val="00B9747D"/>
    <w:rsid w:val="00BD44CD"/>
    <w:rsid w:val="00C76D4C"/>
    <w:rsid w:val="00CC4CC1"/>
    <w:rsid w:val="00CD3888"/>
    <w:rsid w:val="00CE7435"/>
    <w:rsid w:val="00CE7C07"/>
    <w:rsid w:val="00D10A64"/>
    <w:rsid w:val="00D250C3"/>
    <w:rsid w:val="00D55596"/>
    <w:rsid w:val="00D61FB1"/>
    <w:rsid w:val="00D85F0E"/>
    <w:rsid w:val="00D872EC"/>
    <w:rsid w:val="00DA28D6"/>
    <w:rsid w:val="00DC35CE"/>
    <w:rsid w:val="00DC7615"/>
    <w:rsid w:val="00DD544E"/>
    <w:rsid w:val="00E0177B"/>
    <w:rsid w:val="00E106F9"/>
    <w:rsid w:val="00E1219D"/>
    <w:rsid w:val="00E13969"/>
    <w:rsid w:val="00E2707C"/>
    <w:rsid w:val="00E72151"/>
    <w:rsid w:val="00E77FE2"/>
    <w:rsid w:val="00EF4C8F"/>
    <w:rsid w:val="00F2160E"/>
    <w:rsid w:val="00F24E71"/>
    <w:rsid w:val="00F3212B"/>
    <w:rsid w:val="00F354F9"/>
    <w:rsid w:val="00F60EB9"/>
    <w:rsid w:val="00F628DD"/>
    <w:rsid w:val="00F66945"/>
    <w:rsid w:val="00F712A9"/>
    <w:rsid w:val="00F757AD"/>
    <w:rsid w:val="00F914B1"/>
    <w:rsid w:val="00F95A24"/>
    <w:rsid w:val="00FB396C"/>
    <w:rsid w:val="00FB41F7"/>
    <w:rsid w:val="00FC79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EB57C"/>
  <w15:docId w15:val="{EE6DB91F-6F76-4156-886D-7ED89C03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8" w:lineRule="auto"/>
      <w:ind w:left="3" w:right="2198" w:hanging="3"/>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spacing w:after="173"/>
      <w:ind w:left="38" w:hanging="10"/>
      <w:outlineLvl w:val="1"/>
    </w:pPr>
    <w:rPr>
      <w:rFonts w:ascii="Calibri" w:eastAsia="Calibri" w:hAnsi="Calibri" w:cs="Calibri"/>
      <w:b/>
      <w:color w:val="000000"/>
      <w:sz w:val="24"/>
    </w:rPr>
  </w:style>
  <w:style w:type="paragraph" w:styleId="Heading3">
    <w:name w:val="heading 3"/>
    <w:basedOn w:val="Normal"/>
    <w:next w:val="Normal"/>
    <w:link w:val="Heading3Char"/>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9"/>
    </w:rPr>
  </w:style>
  <w:style w:type="paragraph" w:styleId="ListParagraph">
    <w:name w:val="List Paragraph"/>
    <w:basedOn w:val="Normal"/>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Web">
    <w:name w:val="Normal (Web)"/>
    <w:basedOn w:val="Normal"/>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rsid w:val="00014BDC"/>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014785"/>
    <w:pPr>
      <w:spacing w:after="200" w:line="240" w:lineRule="auto"/>
    </w:pPr>
    <w:rPr>
      <w:i/>
      <w:iCs/>
      <w:color w:val="44546A" w:themeColor="text2"/>
      <w:sz w:val="18"/>
      <w:szCs w:val="18"/>
    </w:rPr>
  </w:style>
  <w:style w:type="table" w:styleId="TableGrid">
    <w:name w:val="Table Grid"/>
    <w:basedOn w:val="TableNormal"/>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395C69"/>
    <w:pPr>
      <w:tabs>
        <w:tab w:val="left" w:pos="284"/>
        <w:tab w:val="left" w:pos="6804"/>
      </w:tabs>
      <w:spacing w:after="100"/>
      <w:ind w:left="0" w:right="0" w:firstLine="0"/>
    </w:pPr>
  </w:style>
  <w:style w:type="paragraph" w:styleId="TOC2">
    <w:name w:val="toc 2"/>
    <w:basedOn w:val="Normal"/>
    <w:next w:val="Normal"/>
    <w:autoRedefine/>
    <w:uiPriority w:val="39"/>
    <w:unhideWhenUsed/>
    <w:rsid w:val="00395C69"/>
    <w:pPr>
      <w:tabs>
        <w:tab w:val="left" w:pos="567"/>
        <w:tab w:val="left" w:pos="6804"/>
      </w:tabs>
      <w:spacing w:after="100"/>
      <w:ind w:left="0" w:right="0" w:firstLine="196"/>
    </w:pPr>
  </w:style>
  <w:style w:type="paragraph" w:styleId="TOC3">
    <w:name w:val="toc 3"/>
    <w:basedOn w:val="Normal"/>
    <w:next w:val="Normal"/>
    <w:autoRedefine/>
    <w:uiPriority w:val="39"/>
    <w:unhideWhenUsed/>
    <w:rsid w:val="00395C69"/>
    <w:pPr>
      <w:tabs>
        <w:tab w:val="left" w:pos="938"/>
        <w:tab w:val="right" w:pos="6999"/>
      </w:tabs>
      <w:spacing w:after="100"/>
      <w:ind w:left="0" w:right="0" w:firstLine="426"/>
    </w:pPr>
  </w:style>
  <w:style w:type="character" w:styleId="Hyperlink">
    <w:name w:val="Hyperlink"/>
    <w:basedOn w:val="DefaultParagraphFont"/>
    <w:uiPriority w:val="99"/>
    <w:unhideWhenUsed/>
    <w:rsid w:val="009B688B"/>
    <w:rPr>
      <w:color w:val="0563C1" w:themeColor="hyperlink"/>
      <w:u w:val="single"/>
    </w:rPr>
  </w:style>
  <w:style w:type="paragraph" w:styleId="Header">
    <w:name w:val="header"/>
    <w:basedOn w:val="Normal"/>
    <w:link w:val="HeaderChar"/>
    <w:uiPriority w:val="99"/>
    <w:unhideWhenUsed/>
    <w:rsid w:val="00395C69"/>
    <w:pPr>
      <w:tabs>
        <w:tab w:val="center" w:pos="4819"/>
        <w:tab w:val="right" w:pos="9638"/>
      </w:tabs>
      <w:spacing w:after="0" w:line="240" w:lineRule="auto"/>
    </w:pPr>
  </w:style>
  <w:style w:type="character" w:customStyle="1" w:styleId="HeaderChar">
    <w:name w:val="Header Char"/>
    <w:basedOn w:val="DefaultParagraphFont"/>
    <w:link w:val="Header"/>
    <w:uiPriority w:val="99"/>
    <w:rsid w:val="00395C69"/>
    <w:rPr>
      <w:rFonts w:ascii="Calibri" w:eastAsia="Calibri" w:hAnsi="Calibri" w:cs="Calibri"/>
      <w:color w:val="000000"/>
      <w:sz w:val="20"/>
    </w:rPr>
  </w:style>
  <w:style w:type="paragraph" w:styleId="BalloonText">
    <w:name w:val="Balloon Text"/>
    <w:basedOn w:val="Normal"/>
    <w:link w:val="BalloonTextChar"/>
    <w:uiPriority w:val="99"/>
    <w:semiHidden/>
    <w:unhideWhenUsed/>
    <w:rsid w:val="00AF43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300"/>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0269832">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86728521">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620333859">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740208158">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53EB3-D572-4BA5-B33E-39E988B67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40</Pages>
  <Words>5326</Words>
  <Characters>30363</Characters>
  <Application>Microsoft Office Word</Application>
  <DocSecurity>0</DocSecurity>
  <Lines>253</Lines>
  <Paragraphs>71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cp:lastModifiedBy>Tinti Erica</cp:lastModifiedBy>
  <cp:revision>8</cp:revision>
  <cp:lastPrinted>2016-11-13T22:47:00Z</cp:lastPrinted>
  <dcterms:created xsi:type="dcterms:W3CDTF">2017-02-07T09:45:00Z</dcterms:created>
  <dcterms:modified xsi:type="dcterms:W3CDTF">2017-02-07T14:01:00Z</dcterms:modified>
</cp:coreProperties>
</file>